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4706"/>
          <w:tab w:val="right" w:pos="7740"/>
        </w:tabs>
        <w:ind w:right="3"/>
        <w:rPr/>
      </w:pPr>
      <w:sdt>
        <w:sdtPr>
          <w:tag w:val="goog_rdk_1"/>
        </w:sdtPr>
        <w:sdtContent>
          <w:ins w:author="Derick Raja" w:id="0" w:date="2021-11-11T10:29:0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r w:rsidDel="00000000" w:rsidR="00000000" w:rsidRPr="00000000">
        <w:rPr>
          <w:b w:val="1"/>
          <w:rtl w:val="0"/>
        </w:rPr>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50166</wp:posOffset>
                </wp:positionH>
                <wp:positionV relativeFrom="paragraph">
                  <wp:posOffset>4445</wp:posOffset>
                </wp:positionV>
                <wp:extent cx="2059940" cy="2179320"/>
                <wp:wrapNone/>
                <wp:docPr id="62" name=""/>
                <a:graphic>
                  <a:graphicData uri="http://schemas.microsoft.com/office/word/2010/wordprocessingShape">
                    <wps:wsp>
                      <wps:cNvSpPr txBox="1">
                        <a:spLocks noChangeArrowheads="1"/>
                      </wps:cNvSpPr>
                      <wps:spPr bwMode="auto">
                        <a:xfrm>
                          <a:off x="0" y="0"/>
                          <a:ext cx="2059940" cy="2179320"/>
                        </a:xfrm>
                        <a:prstGeom prst="rect">
                          <a:avLst/>
                        </a:prstGeom>
                        <a:noFill/>
                        <a:ln>
                          <a:noFill/>
                        </a:ln>
                        <a:extLst>
                          <a:ext uri="{909E8E84-426E-40DD-AFC4-6F175D3DCCD1}"/>
                          <a:ext uri="{91240B29-F687-4F45-9708-019B960494DF}"/>
                        </a:extLst>
                      </wps:spPr>
                      <wps:txbx>
                        <w:txbxContent>
                          <w:p w:rsidR="003A5E54" w:rsidDel="00000000" w:rsidP="00F71A64" w:rsidRDefault="003A5E54" w:rsidRPr="00F71A64" w14:paraId="59594306" w14:textId="77777777">
                            <w:r w:rsidDel="00000000" w:rsidR="00000000" w:rsidRPr="008A42FF">
                              <w:rPr>
                                <w:noProof w:val="1"/>
                                <w:lang w:val="en-US"/>
                              </w:rPr>
                              <w:drawing>
                                <wp:inline distB="0" distT="0" distL="0" distR="0">
                                  <wp:extent cx="1875155" cy="2292350"/>
                                  <wp:effectExtent b="0" l="0" r="0" t="0"/>
                                  <wp:docPr descr="WATPlogo" id="41" name="Picture 1"/>
                                  <wp:cNvGraphicFramePr>
                                    <a:graphicFrameLocks noChangeAspect="1"/>
                                  </wp:cNvGraphicFramePr>
                                  <a:graphic>
                                    <a:graphicData uri="http://schemas.openxmlformats.org/drawingml/2006/picture">
                                      <pic:pic>
                                        <pic:nvPicPr>
                                          <pic:cNvPr descr="WATPlogo" id="0" name="Picture 1"/>
                                          <pic:cNvPicPr>
                                            <a:picLocks noChangeAspect="1" noChangeArrowheads="1"/>
                                          </pic:cNvPicPr>
                                        </pic:nvPicPr>
                                        <pic:blipFill>
                                          <a:blip r:embed="rId1">
                                            <a:extLst>
                                              <a:ext uri="{28A0092B-C50C-407E-A947-70E740481C1C}"/>
                                            </a:extLst>
                                          </a:blip>
                                          <a:srcRect/>
                                          <a:stretch>
                                            <a:fillRect/>
                                          </a:stretch>
                                        </pic:blipFill>
                                        <pic:spPr bwMode="auto">
                                          <a:xfrm>
                                            <a:off x="0" y="0"/>
                                            <a:ext cx="1875155" cy="2292350"/>
                                          </a:xfrm>
                                          <a:prstGeom prst="rect">
                                            <a:avLst/>
                                          </a:prstGeom>
                                          <a:noFill/>
                                          <a:ln>
                                            <a:noFill/>
                                          </a:ln>
                                        </pic:spPr>
                                      </pic:pic>
                                    </a:graphicData>
                                  </a:graphic>
                                </wp:inline>
                              </w:drawing>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50166</wp:posOffset>
                </wp:positionH>
                <wp:positionV relativeFrom="paragraph">
                  <wp:posOffset>4445</wp:posOffset>
                </wp:positionV>
                <wp:extent cx="2059940" cy="2179320"/>
                <wp:effectExtent b="0" l="0" r="0" t="0"/>
                <wp:wrapNone/>
                <wp:docPr id="62"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2059940" cy="2179320"/>
                        </a:xfrm>
                        <a:prstGeom prst="rect"/>
                        <a:ln/>
                      </pic:spPr>
                    </pic:pic>
                  </a:graphicData>
                </a:graphic>
              </wp:anchor>
            </w:drawing>
          </mc:Fallback>
        </mc:AlternateContent>
      </w:r>
    </w:p>
    <w:p w:rsidR="00000000" w:rsidDel="00000000" w:rsidP="00000000" w:rsidRDefault="00000000" w:rsidRPr="00000000" w14:paraId="00000003">
      <w:pPr>
        <w:tabs>
          <w:tab w:val="left" w:pos="4706"/>
          <w:tab w:val="right" w:pos="7740"/>
        </w:tabs>
        <w:ind w:right="3"/>
        <w:rPr/>
      </w:pPr>
      <w:r w:rsidDel="00000000" w:rsidR="00000000" w:rsidRPr="00000000">
        <w:rPr>
          <w:rtl w:val="0"/>
        </w:rPr>
      </w:r>
    </w:p>
    <w:p w:rsidR="00000000" w:rsidDel="00000000" w:rsidP="00000000" w:rsidRDefault="00000000" w:rsidRPr="00000000" w14:paraId="00000004">
      <w:pPr>
        <w:tabs>
          <w:tab w:val="left" w:pos="4706"/>
          <w:tab w:val="right" w:pos="7740"/>
        </w:tabs>
        <w:ind w:right="3"/>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tabs>
          <w:tab w:val="right" w:pos="7830"/>
          <w:tab w:val="right" w:pos="9360"/>
        </w:tabs>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tabs>
          <w:tab w:val="right" w:pos="9270"/>
        </w:tabs>
        <w:rPr/>
      </w:pPr>
      <w:r w:rsidDel="00000000" w:rsidR="00000000" w:rsidRPr="00000000">
        <w:rPr>
          <w:rtl w:val="0"/>
        </w:rPr>
      </w:r>
    </w:p>
    <w:p w:rsidR="00000000" w:rsidDel="00000000" w:rsidP="00000000" w:rsidRDefault="00000000" w:rsidRPr="00000000" w14:paraId="0000000D">
      <w:pPr>
        <w:tabs>
          <w:tab w:val="right" w:pos="9360"/>
        </w:tabs>
        <w:rPr/>
      </w:pPr>
      <w:r w:rsidDel="00000000" w:rsidR="00000000" w:rsidRPr="00000000">
        <w:rPr>
          <w:rtl w:val="0"/>
        </w:rPr>
      </w:r>
    </w:p>
    <w:p w:rsidR="00000000" w:rsidDel="00000000" w:rsidP="00000000" w:rsidRDefault="00000000" w:rsidRPr="00000000" w14:paraId="0000000E">
      <w:pPr>
        <w:tabs>
          <w:tab w:val="right" w:pos="9360"/>
        </w:tabs>
        <w:rPr>
          <w:b w:val="1"/>
          <w:sz w:val="36"/>
          <w:szCs w:val="36"/>
        </w:rPr>
      </w:pPr>
      <w:r w:rsidDel="00000000" w:rsidR="00000000" w:rsidRPr="00000000">
        <w:rPr>
          <w:rtl w:val="0"/>
        </w:rPr>
      </w:r>
    </w:p>
    <w:p w:rsidR="00000000" w:rsidDel="00000000" w:rsidP="00000000" w:rsidRDefault="00000000" w:rsidRPr="00000000" w14:paraId="0000000F">
      <w:pPr>
        <w:tabs>
          <w:tab w:val="right" w:pos="9360"/>
        </w:tabs>
        <w:rPr>
          <w:b w:val="1"/>
          <w:sz w:val="36"/>
          <w:szCs w:val="36"/>
        </w:rPr>
      </w:pPr>
      <w:r w:rsidDel="00000000" w:rsidR="00000000" w:rsidRPr="00000000">
        <w:rPr>
          <w:rtl w:val="0"/>
        </w:rPr>
      </w:r>
    </w:p>
    <w:p w:rsidR="00000000" w:rsidDel="00000000" w:rsidP="00000000" w:rsidRDefault="00000000" w:rsidRPr="00000000" w14:paraId="00000010">
      <w:pPr>
        <w:tabs>
          <w:tab w:val="right" w:pos="9360"/>
        </w:tabs>
        <w:rPr>
          <w:b w:val="1"/>
          <w:sz w:val="36"/>
          <w:szCs w:val="36"/>
        </w:rPr>
      </w:pPr>
      <w:bookmarkStart w:colFirst="0" w:colLast="0" w:name="_heading=h.gjdgxs" w:id="0"/>
      <w:bookmarkEnd w:id="0"/>
      <w:r w:rsidDel="00000000" w:rsidR="00000000" w:rsidRPr="00000000">
        <w:rPr>
          <w:b w:val="1"/>
          <w:sz w:val="36"/>
          <w:szCs w:val="36"/>
          <w:rtl w:val="0"/>
        </w:rPr>
        <w:t xml:space="preserve">MATHEMATICS</w:t>
      </w:r>
    </w:p>
    <w:p w:rsidR="00000000" w:rsidDel="00000000" w:rsidP="00000000" w:rsidRDefault="00000000" w:rsidRPr="00000000" w14:paraId="00000011">
      <w:pPr>
        <w:tabs>
          <w:tab w:val="right" w:pos="9360"/>
        </w:tabs>
        <w:rPr>
          <w:b w:val="1"/>
          <w:sz w:val="36"/>
          <w:szCs w:val="36"/>
        </w:rPr>
      </w:pPr>
      <w:r w:rsidDel="00000000" w:rsidR="00000000" w:rsidRPr="00000000">
        <w:rPr>
          <w:b w:val="1"/>
          <w:sz w:val="36"/>
          <w:szCs w:val="36"/>
          <w:rtl w:val="0"/>
        </w:rPr>
        <w:t xml:space="preserve">SPECIALIST UNITS 1 &amp; 2</w:t>
      </w:r>
    </w:p>
    <w:p w:rsidR="00000000" w:rsidDel="00000000" w:rsidP="00000000" w:rsidRDefault="00000000" w:rsidRPr="00000000" w14:paraId="00000012">
      <w:pPr>
        <w:tabs>
          <w:tab w:val="right" w:pos="9360"/>
        </w:tabs>
        <w:rPr>
          <w:b w:val="1"/>
          <w:sz w:val="36"/>
          <w:szCs w:val="36"/>
        </w:rPr>
      </w:pPr>
      <w:r w:rsidDel="00000000" w:rsidR="00000000" w:rsidRPr="00000000">
        <w:rPr>
          <w:rtl w:val="0"/>
        </w:rPr>
      </w:r>
    </w:p>
    <w:p w:rsidR="00000000" w:rsidDel="00000000" w:rsidP="00000000" w:rsidRDefault="00000000" w:rsidRPr="00000000" w14:paraId="00000013">
      <w:pPr>
        <w:tabs>
          <w:tab w:val="right" w:pos="9360"/>
        </w:tabs>
        <w:rPr>
          <w:b w:val="1"/>
          <w:sz w:val="28"/>
          <w:szCs w:val="28"/>
        </w:rPr>
      </w:pPr>
      <w:r w:rsidDel="00000000" w:rsidR="00000000" w:rsidRPr="00000000">
        <w:rPr>
          <w:b w:val="1"/>
          <w:sz w:val="28"/>
          <w:szCs w:val="28"/>
          <w:rtl w:val="0"/>
        </w:rPr>
        <w:t xml:space="preserve">Section Two:</w:t>
      </w:r>
    </w:p>
    <w:p w:rsidR="00000000" w:rsidDel="00000000" w:rsidP="00000000" w:rsidRDefault="00000000" w:rsidRPr="00000000" w14:paraId="00000014">
      <w:pPr>
        <w:tabs>
          <w:tab w:val="right" w:pos="9360"/>
        </w:tabs>
        <w:rPr>
          <w:b w:val="1"/>
          <w:sz w:val="28"/>
          <w:szCs w:val="28"/>
        </w:rPr>
      </w:pPr>
      <w:r w:rsidDel="00000000" w:rsidR="00000000" w:rsidRPr="00000000">
        <w:rPr>
          <w:b w:val="1"/>
          <w:sz w:val="28"/>
          <w:szCs w:val="28"/>
          <w:rtl w:val="0"/>
        </w:rPr>
        <w:t xml:space="preserve">Calculator-assumed</w:t>
      </w:r>
    </w:p>
    <w:p w:rsidR="00000000" w:rsidDel="00000000" w:rsidP="00000000" w:rsidRDefault="00000000" w:rsidRPr="00000000" w14:paraId="00000015">
      <w:pPr>
        <w:tabs>
          <w:tab w:val="right" w:pos="9270"/>
        </w:tabs>
        <w:rPr/>
      </w:pPr>
      <w:r w:rsidDel="00000000" w:rsidR="00000000" w:rsidRPr="00000000">
        <w:rPr>
          <w:rtl w:val="0"/>
        </w:rPr>
      </w:r>
    </w:p>
    <w:tbl>
      <w:tblPr>
        <w:tblStyle w:val="Table1"/>
        <w:tblW w:w="8363.0" w:type="dxa"/>
        <w:jc w:val="left"/>
        <w:tblInd w:w="1101.0" w:type="dxa"/>
        <w:tblLayout w:type="fixed"/>
        <w:tblLook w:val="0000"/>
      </w:tblPr>
      <w:tblGrid>
        <w:gridCol w:w="8363"/>
        <w:tblGridChange w:id="0">
          <w:tblGrid>
            <w:gridCol w:w="8363"/>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6">
            <w:pPr>
              <w:tabs>
                <w:tab w:val="left" w:pos="2018"/>
                <w:tab w:val="right" w:pos="9270"/>
              </w:tabs>
              <w:rPr/>
            </w:pPr>
            <w:r w:rsidDel="00000000" w:rsidR="00000000" w:rsidRPr="00000000">
              <w:rPr>
                <w:rtl w:val="0"/>
              </w:rPr>
              <w:t xml:space="preserve">Student Name: </w:t>
              <w:tab/>
              <w:t xml:space="preserve">_____________________________________</w:t>
            </w:r>
          </w:p>
          <w:p w:rsidR="00000000" w:rsidDel="00000000" w:rsidP="00000000" w:rsidRDefault="00000000" w:rsidRPr="00000000" w14:paraId="00000017">
            <w:pPr>
              <w:tabs>
                <w:tab w:val="left" w:pos="2018"/>
                <w:tab w:val="right" w:pos="9270"/>
              </w:tabs>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8">
            <w:pPr>
              <w:tabs>
                <w:tab w:val="left" w:pos="2018"/>
                <w:tab w:val="right" w:pos="9270"/>
              </w:tabs>
              <w:rPr/>
            </w:pPr>
            <w:r w:rsidDel="00000000" w:rsidR="00000000" w:rsidRPr="00000000">
              <w:rPr>
                <w:rtl w:val="0"/>
              </w:rPr>
              <w:t xml:space="preserve">Teacher’s Name: </w:t>
              <w:tab/>
              <w:t xml:space="preserve">_____________________________________</w:t>
            </w:r>
          </w:p>
        </w:tc>
      </w:tr>
    </w:tbl>
    <w:p w:rsidR="00000000" w:rsidDel="00000000" w:rsidP="00000000" w:rsidRDefault="00000000" w:rsidRPr="00000000" w14:paraId="00000019">
      <w:pPr>
        <w:tabs>
          <w:tab w:val="left" w:pos="2977"/>
          <w:tab w:val="left" w:pos="4144"/>
          <w:tab w:val="left" w:pos="4590"/>
          <w:tab w:val="left" w:pos="9214"/>
        </w:tabs>
        <w:rPr/>
      </w:pPr>
      <w:r w:rsidDel="00000000" w:rsidR="00000000" w:rsidRPr="00000000">
        <w:rPr>
          <w:rtl w:val="0"/>
        </w:rPr>
      </w:r>
    </w:p>
    <w:p w:rsidR="00000000" w:rsidDel="00000000" w:rsidP="00000000" w:rsidRDefault="00000000" w:rsidRPr="00000000" w14:paraId="0000001A">
      <w:pPr>
        <w:keepNext w:val="1"/>
        <w:rPr>
          <w:b w:val="1"/>
          <w:sz w:val="28"/>
          <w:szCs w:val="28"/>
        </w:rPr>
      </w:pPr>
      <w:r w:rsidDel="00000000" w:rsidR="00000000" w:rsidRPr="00000000">
        <w:rPr>
          <w:b w:val="1"/>
          <w:sz w:val="28"/>
          <w:szCs w:val="28"/>
          <w:rtl w:val="0"/>
        </w:rPr>
        <w:t xml:space="preserve">Time allowed for this section</w:t>
      </w:r>
    </w:p>
    <w:p w:rsidR="00000000" w:rsidDel="00000000" w:rsidP="00000000" w:rsidRDefault="00000000" w:rsidRPr="00000000" w14:paraId="0000001B">
      <w:pPr>
        <w:tabs>
          <w:tab w:val="left" w:pos="-720"/>
          <w:tab w:val="left" w:pos="3969"/>
        </w:tabs>
        <w:rPr/>
      </w:pPr>
      <w:r w:rsidDel="00000000" w:rsidR="00000000" w:rsidRPr="00000000">
        <w:rPr>
          <w:rtl w:val="0"/>
        </w:rPr>
        <w:t xml:space="preserve">Reading time before commencing work:</w:t>
        <w:tab/>
        <w:tab/>
        <w:t xml:space="preserve">ten minutes</w:t>
      </w:r>
    </w:p>
    <w:p w:rsidR="00000000" w:rsidDel="00000000" w:rsidP="00000000" w:rsidRDefault="00000000" w:rsidRPr="00000000" w14:paraId="0000001C">
      <w:pPr>
        <w:tabs>
          <w:tab w:val="left" w:pos="-720"/>
          <w:tab w:val="left" w:pos="3969"/>
        </w:tabs>
        <w:rPr/>
      </w:pPr>
      <w:r w:rsidDel="00000000" w:rsidR="00000000" w:rsidRPr="00000000">
        <w:rPr>
          <w:rtl w:val="0"/>
        </w:rPr>
        <w:t xml:space="preserve">Working time for paper:</w:t>
        <w:tab/>
        <w:tab/>
        <w:t xml:space="preserve">one hundred minutes</w:t>
      </w:r>
    </w:p>
    <w:p w:rsidR="00000000" w:rsidDel="00000000" w:rsidP="00000000" w:rsidRDefault="00000000" w:rsidRPr="00000000" w14:paraId="0000001D">
      <w:pPr>
        <w:tabs>
          <w:tab w:val="left" w:pos="3969"/>
        </w:tabs>
        <w:rPr/>
      </w:pPr>
      <w:r w:rsidDel="00000000" w:rsidR="00000000" w:rsidRPr="00000000">
        <w:rPr>
          <w:rtl w:val="0"/>
        </w:rPr>
      </w:r>
    </w:p>
    <w:p w:rsidR="00000000" w:rsidDel="00000000" w:rsidP="00000000" w:rsidRDefault="00000000" w:rsidRPr="00000000" w14:paraId="0000001E">
      <w:pPr>
        <w:rPr>
          <w:sz w:val="16"/>
          <w:szCs w:val="16"/>
        </w:rPr>
      </w:pPr>
      <w:r w:rsidDel="00000000" w:rsidR="00000000" w:rsidRPr="00000000">
        <w:rPr>
          <w:rtl w:val="0"/>
        </w:rPr>
      </w:r>
    </w:p>
    <w:p w:rsidR="00000000" w:rsidDel="00000000" w:rsidP="00000000" w:rsidRDefault="00000000" w:rsidRPr="00000000" w14:paraId="0000001F">
      <w:pPr>
        <w:keepNext w:val="1"/>
        <w:rPr>
          <w:b w:val="1"/>
          <w:sz w:val="28"/>
          <w:szCs w:val="28"/>
        </w:rPr>
      </w:pPr>
      <w:r w:rsidDel="00000000" w:rsidR="00000000" w:rsidRPr="00000000">
        <w:rPr>
          <w:b w:val="1"/>
          <w:sz w:val="28"/>
          <w:szCs w:val="28"/>
          <w:rtl w:val="0"/>
        </w:rPr>
        <w:t xml:space="preserve">Material required/recommended for this section</w:t>
      </w:r>
    </w:p>
    <w:p w:rsidR="00000000" w:rsidDel="00000000" w:rsidP="00000000" w:rsidRDefault="00000000" w:rsidRPr="00000000" w14:paraId="00000020">
      <w:pPr>
        <w:keepNext w:val="1"/>
        <w:rPr>
          <w:b w:val="1"/>
          <w:sz w:val="28"/>
          <w:szCs w:val="28"/>
        </w:rPr>
      </w:pPr>
      <w:r w:rsidDel="00000000" w:rsidR="00000000" w:rsidRPr="00000000">
        <w:rPr>
          <w:rtl w:val="0"/>
        </w:rPr>
      </w:r>
    </w:p>
    <w:p w:rsidR="00000000" w:rsidDel="00000000" w:rsidP="00000000" w:rsidRDefault="00000000" w:rsidRPr="00000000" w14:paraId="00000021">
      <w:pPr>
        <w:keepNext w:val="1"/>
        <w:rPr>
          <w:b w:val="1"/>
        </w:rPr>
      </w:pPr>
      <w:r w:rsidDel="00000000" w:rsidR="00000000" w:rsidRPr="00000000">
        <w:rPr>
          <w:b w:val="1"/>
          <w:rtl w:val="0"/>
        </w:rPr>
        <w:t xml:space="preserve">To be provided by the supervisor</w:t>
      </w:r>
    </w:p>
    <w:p w:rsidR="00000000" w:rsidDel="00000000" w:rsidP="00000000" w:rsidRDefault="00000000" w:rsidRPr="00000000" w14:paraId="00000022">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23">
      <w:pPr>
        <w:tabs>
          <w:tab w:val="left" w:pos="-720"/>
          <w:tab w:val="left" w:pos="2268"/>
        </w:tabs>
        <w:rPr/>
      </w:pPr>
      <w:r w:rsidDel="00000000" w:rsidR="00000000" w:rsidRPr="00000000">
        <w:rPr>
          <w:rtl w:val="0"/>
        </w:rPr>
        <w:t xml:space="preserve">Formula Sheet (retained from Section One)</w:t>
      </w:r>
    </w:p>
    <w:p w:rsidR="00000000" w:rsidDel="00000000" w:rsidP="00000000" w:rsidRDefault="00000000" w:rsidRPr="00000000" w14:paraId="00000024">
      <w:pPr>
        <w:tabs>
          <w:tab w:val="left" w:pos="-720"/>
          <w:tab w:val="left" w:pos="2268"/>
        </w:tabs>
        <w:rPr>
          <w:sz w:val="16"/>
          <w:szCs w:val="16"/>
        </w:rPr>
      </w:pPr>
      <w:r w:rsidDel="00000000" w:rsidR="00000000" w:rsidRPr="00000000">
        <w:rPr>
          <w:rtl w:val="0"/>
        </w:rPr>
      </w:r>
    </w:p>
    <w:p w:rsidR="00000000" w:rsidDel="00000000" w:rsidP="00000000" w:rsidRDefault="00000000" w:rsidRPr="00000000" w14:paraId="00000025">
      <w:pPr>
        <w:keepNext w:val="1"/>
        <w:rPr>
          <w:b w:val="1"/>
        </w:rPr>
      </w:pPr>
      <w:r w:rsidDel="00000000" w:rsidR="00000000" w:rsidRPr="00000000">
        <w:rPr>
          <w:b w:val="1"/>
          <w:rtl w:val="0"/>
        </w:rPr>
        <w:t xml:space="preserve">To be provided by the candidate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items: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 (blue/black preferred), pencils (including coloured), sharpener, </w:t>
        <w:tab/>
        <w:t xml:space="preserve">correction tape/fluid, erasers, ruler, highlighters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0"/>
        </w:tabs>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Special Items:</w:t>
        <w:tab/>
        <w:t xml:space="preserve">drawing instruments, templates, notes on two unfolded sheets of A4 paper, </w:t>
        <w:tab/>
        <w:t xml:space="preserve">and up to three calculators approved for use in the WACE examinations.</w:t>
      </w:r>
      <w:r w:rsidDel="00000000" w:rsidR="00000000" w:rsidRPr="00000000">
        <w:rPr>
          <w:rtl w:val="0"/>
        </w:rPr>
      </w:r>
    </w:p>
    <w:p w:rsidR="00000000" w:rsidDel="00000000" w:rsidP="00000000" w:rsidRDefault="00000000" w:rsidRPr="00000000" w14:paraId="00000029">
      <w:pPr>
        <w:tabs>
          <w:tab w:val="left" w:pos="-720"/>
          <w:tab w:val="left" w:pos="1800"/>
        </w:tabs>
        <w:rPr>
          <w:sz w:val="16"/>
          <w:szCs w:val="16"/>
        </w:rPr>
      </w:pPr>
      <w:r w:rsidDel="00000000" w:rsidR="00000000" w:rsidRPr="00000000">
        <w:rPr>
          <w:rtl w:val="0"/>
        </w:rPr>
      </w:r>
    </w:p>
    <w:p w:rsidR="00000000" w:rsidDel="00000000" w:rsidP="00000000" w:rsidRDefault="00000000" w:rsidRPr="00000000" w14:paraId="0000002A">
      <w:pPr>
        <w:tabs>
          <w:tab w:val="left" w:pos="-720"/>
          <w:tab w:val="left" w:pos="1800"/>
        </w:tabs>
        <w:rPr>
          <w:sz w:val="16"/>
          <w:szCs w:val="16"/>
        </w:rPr>
      </w:pPr>
      <w:r w:rsidDel="00000000" w:rsidR="00000000" w:rsidRPr="00000000">
        <w:rPr>
          <w:rtl w:val="0"/>
        </w:rPr>
      </w:r>
    </w:p>
    <w:p w:rsidR="00000000" w:rsidDel="00000000" w:rsidP="00000000" w:rsidRDefault="00000000" w:rsidRPr="00000000" w14:paraId="0000002B">
      <w:pPr>
        <w:keepNext w:val="1"/>
        <w:rPr>
          <w:b w:val="1"/>
          <w:sz w:val="28"/>
          <w:szCs w:val="28"/>
        </w:rPr>
      </w:pPr>
      <w:r w:rsidDel="00000000" w:rsidR="00000000" w:rsidRPr="00000000">
        <w:rPr>
          <w:b w:val="1"/>
          <w:sz w:val="28"/>
          <w:szCs w:val="28"/>
          <w:rtl w:val="0"/>
        </w:rPr>
        <w:t xml:space="preserve">Important note to candidates</w:t>
      </w:r>
    </w:p>
    <w:p w:rsidR="00000000" w:rsidDel="00000000" w:rsidP="00000000" w:rsidRDefault="00000000" w:rsidRPr="00000000" w14:paraId="0000002C">
      <w:pPr>
        <w:tabs>
          <w:tab w:val="left" w:pos="-720"/>
        </w:tabs>
        <w:jc w:val="both"/>
        <w:rPr/>
        <w:sectPr>
          <w:headerReference r:id="rId61" w:type="default"/>
          <w:headerReference r:id="rId62" w:type="first"/>
          <w:headerReference r:id="rId63" w:type="even"/>
          <w:footerReference r:id="rId64" w:type="default"/>
          <w:footerReference r:id="rId65" w:type="even"/>
          <w:pgSz w:h="16840" w:w="11907" w:orient="portrait"/>
          <w:pgMar w:bottom="862" w:top="862" w:left="1298" w:right="1298" w:header="720" w:footer="720"/>
          <w:pgNumType w:start="1"/>
          <w:titlePg w:val="1"/>
        </w:sect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notes or other items of a non-personal nature in the examination room.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2E">
      <w:pPr>
        <w:tabs>
          <w:tab w:val="center" w:pos="4513"/>
        </w:tabs>
        <w:jc w:val="both"/>
        <w:rPr/>
      </w:pPr>
      <w:r w:rsidDel="00000000" w:rsidR="00000000" w:rsidRPr="00000000">
        <w:rPr>
          <w:rtl w:val="0"/>
        </w:rPr>
      </w:r>
    </w:p>
    <w:tbl>
      <w:tblPr>
        <w:tblStyle w:val="Table2"/>
        <w:tblW w:w="10451.000000000002" w:type="dxa"/>
        <w:jc w:val="left"/>
        <w:tblInd w:w="0.0" w:type="dxa"/>
        <w:tblBorders>
          <w:top w:color="000000" w:space="0" w:sz="6" w:val="single"/>
          <w:left w:color="000000" w:space="0" w:sz="6" w:val="single"/>
          <w:bottom w:color="000000" w:space="0" w:sz="6" w:val="single"/>
          <w:right w:color="000000" w:space="0" w:sz="6" w:val="single"/>
        </w:tblBorders>
        <w:tblLayout w:type="fixed"/>
        <w:tblLook w:val="0000"/>
      </w:tblPr>
      <w:tblGrid>
        <w:gridCol w:w="2601"/>
        <w:gridCol w:w="1568"/>
        <w:gridCol w:w="1570"/>
        <w:gridCol w:w="1572"/>
        <w:gridCol w:w="1570"/>
        <w:gridCol w:w="1570"/>
        <w:tblGridChange w:id="0">
          <w:tblGrid>
            <w:gridCol w:w="2601"/>
            <w:gridCol w:w="1568"/>
            <w:gridCol w:w="1570"/>
            <w:gridCol w:w="1572"/>
            <w:gridCol w:w="1570"/>
            <w:gridCol w:w="1570"/>
          </w:tblGrid>
        </w:tblGridChange>
      </w:tblGrid>
      <w:tr>
        <w:trPr>
          <w:cantSplit w:val="0"/>
          <w:trHeight w:val="770" w:hRule="atLeast"/>
          <w:tblHeader w:val="0"/>
        </w:trPr>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02F">
            <w:pPr>
              <w:tabs>
                <w:tab w:val="center" w:pos="4513"/>
              </w:tabs>
              <w:jc w:val="center"/>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tabs>
                <w:tab w:val="center" w:pos="4513"/>
              </w:tabs>
              <w:jc w:val="center"/>
              <w:rPr/>
            </w:pPr>
            <w:r w:rsidDel="00000000" w:rsidR="00000000" w:rsidRPr="00000000">
              <w:rPr>
                <w:rtl w:val="0"/>
              </w:rPr>
              <w:t xml:space="preserve">Number of questions available</w:t>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tabs>
                <w:tab w:val="center" w:pos="4513"/>
              </w:tabs>
              <w:jc w:val="center"/>
              <w:rPr/>
            </w:pPr>
            <w:r w:rsidDel="00000000" w:rsidR="00000000" w:rsidRPr="00000000">
              <w:rPr>
                <w:rtl w:val="0"/>
              </w:rPr>
              <w:t xml:space="preserve">Number of questions to be attempted</w:t>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tabs>
                <w:tab w:val="center" w:pos="4513"/>
              </w:tabs>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tabs>
                <w:tab w:val="center" w:pos="4513"/>
              </w:tabs>
              <w:jc w:val="center"/>
              <w:rPr/>
            </w:pPr>
            <w:r w:rsidDel="00000000" w:rsidR="00000000" w:rsidRPr="00000000">
              <w:rPr>
                <w:rtl w:val="0"/>
              </w:rPr>
              <w:t xml:space="preserve">Marks available</w:t>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34">
            <w:pPr>
              <w:tabs>
                <w:tab w:val="center" w:pos="4513"/>
              </w:tabs>
              <w:jc w:val="center"/>
              <w:rPr/>
            </w:pPr>
            <w:r w:rsidDel="00000000" w:rsidR="00000000" w:rsidRPr="00000000">
              <w:rPr>
                <w:rtl w:val="0"/>
              </w:rPr>
              <w:t xml:space="preserve">Percentage of exam</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5">
            <w:pPr>
              <w:tabs>
                <w:tab w:val="left" w:pos="900"/>
              </w:tabs>
              <w:spacing w:before="80" w:lineRule="auto"/>
              <w:jc w:val="both"/>
              <w:rPr>
                <w:b w:val="1"/>
              </w:rPr>
            </w:pPr>
            <w:r w:rsidDel="00000000" w:rsidR="00000000" w:rsidRPr="00000000">
              <w:rPr>
                <w:b w:val="1"/>
                <w:rtl w:val="0"/>
              </w:rPr>
              <w:t xml:space="preserve">Section One</w:t>
            </w:r>
          </w:p>
          <w:p w:rsidR="00000000" w:rsidDel="00000000" w:rsidP="00000000" w:rsidRDefault="00000000" w:rsidRPr="00000000" w14:paraId="00000036">
            <w:pPr>
              <w:tabs>
                <w:tab w:val="left" w:pos="900"/>
              </w:tabs>
              <w:jc w:val="both"/>
              <w:rPr>
                <w:b w:val="1"/>
              </w:rPr>
            </w:pPr>
            <w:r w:rsidDel="00000000" w:rsidR="00000000" w:rsidRPr="00000000">
              <w:rPr>
                <w:b w:val="1"/>
                <w:rtl w:val="0"/>
              </w:rPr>
              <w:t xml:space="preserve">Calculator—free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7">
            <w:pPr>
              <w:tabs>
                <w:tab w:val="left" w:pos="-720"/>
              </w:tabs>
              <w:spacing w:before="80" w:lineRule="auto"/>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8">
            <w:pPr>
              <w:tabs>
                <w:tab w:val="left" w:pos="-720"/>
              </w:tabs>
              <w:spacing w:before="80" w:lineRule="auto"/>
              <w:jc w:val="cente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9">
            <w:pPr>
              <w:tabs>
                <w:tab w:val="left" w:pos="-720"/>
              </w:tabs>
              <w:spacing w:before="80" w:lineRule="auto"/>
              <w:jc w:val="center"/>
              <w:rPr>
                <w:b w:val="1"/>
              </w:rPr>
            </w:pPr>
            <w:r w:rsidDel="00000000" w:rsidR="00000000" w:rsidRPr="00000000">
              <w:rPr>
                <w:b w:val="1"/>
                <w:rtl w:val="0"/>
              </w:rPr>
              <w:t xml:space="preserve">50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A">
            <w:pPr>
              <w:tabs>
                <w:tab w:val="left" w:pos="-720"/>
              </w:tabs>
              <w:spacing w:before="80" w:lineRule="auto"/>
              <w:jc w:val="center"/>
              <w:rPr>
                <w:b w:val="1"/>
              </w:rPr>
            </w:pPr>
            <w:r w:rsidDel="00000000" w:rsidR="00000000" w:rsidRPr="00000000">
              <w:rPr>
                <w:b w:val="1"/>
                <w:rtl w:val="0"/>
              </w:rPr>
              <w:t xml:space="preserve">51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B">
            <w:pPr>
              <w:tabs>
                <w:tab w:val="left" w:pos="-720"/>
              </w:tabs>
              <w:spacing w:before="80" w:lineRule="auto"/>
              <w:jc w:val="center"/>
              <w:rPr>
                <w:b w:val="1"/>
              </w:rPr>
            </w:pPr>
            <w:r w:rsidDel="00000000" w:rsidR="00000000" w:rsidRPr="00000000">
              <w:rPr>
                <w:b w:val="1"/>
                <w:rtl w:val="0"/>
              </w:rPr>
              <w:t xml:space="preserve">35</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3C">
            <w:pPr>
              <w:tabs>
                <w:tab w:val="left" w:pos="900"/>
              </w:tabs>
              <w:spacing w:before="80" w:lineRule="auto"/>
              <w:jc w:val="both"/>
              <w:rPr/>
            </w:pPr>
            <w:r w:rsidDel="00000000" w:rsidR="00000000" w:rsidRPr="00000000">
              <w:rPr>
                <w:rtl w:val="0"/>
              </w:rPr>
              <w:t xml:space="preserve">Section Two</w:t>
            </w:r>
          </w:p>
          <w:p w:rsidR="00000000" w:rsidDel="00000000" w:rsidP="00000000" w:rsidRDefault="00000000" w:rsidRPr="00000000" w14:paraId="0000003D">
            <w:pPr>
              <w:tabs>
                <w:tab w:val="left" w:pos="900"/>
              </w:tabs>
              <w:jc w:val="both"/>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3E">
            <w:pPr>
              <w:tabs>
                <w:tab w:val="left" w:pos="-720"/>
              </w:tabs>
              <w:spacing w:before="80"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3F">
            <w:pPr>
              <w:tabs>
                <w:tab w:val="left" w:pos="-720"/>
              </w:tabs>
              <w:spacing w:before="80"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0">
            <w:pPr>
              <w:tabs>
                <w:tab w:val="left" w:pos="-720"/>
              </w:tabs>
              <w:spacing w:before="80" w:lineRule="auto"/>
              <w:jc w:val="center"/>
              <w:rPr/>
            </w:pPr>
            <w:r w:rsidDel="00000000" w:rsidR="00000000" w:rsidRPr="00000000">
              <w:rPr>
                <w:rtl w:val="0"/>
              </w:rPr>
              <w:t xml:space="preserve">100 </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1">
            <w:pPr>
              <w:tabs>
                <w:tab w:val="left" w:pos="-720"/>
              </w:tabs>
              <w:spacing w:before="80" w:lineRule="auto"/>
              <w:jc w:val="center"/>
              <w:rPr/>
            </w:pPr>
            <w:r w:rsidDel="00000000" w:rsidR="00000000" w:rsidRPr="00000000">
              <w:rPr>
                <w:rtl w:val="0"/>
              </w:rPr>
              <w:t xml:space="preserve">99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2">
            <w:pPr>
              <w:tabs>
                <w:tab w:val="left" w:pos="-720"/>
              </w:tabs>
              <w:spacing w:before="80" w:lineRule="auto"/>
              <w:jc w:val="center"/>
              <w:rPr/>
            </w:pPr>
            <w:r w:rsidDel="00000000" w:rsidR="00000000" w:rsidRPr="00000000">
              <w:rPr>
                <w:rtl w:val="0"/>
              </w:rPr>
              <w:t xml:space="preserve">65</w:t>
            </w:r>
          </w:p>
        </w:tc>
      </w:tr>
      <w:tr>
        <w:trPr>
          <w:cantSplit w:val="0"/>
          <w:trHeight w:val="739" w:hRule="atLeast"/>
          <w:tblHeader w:val="0"/>
        </w:trPr>
        <w:tc>
          <w:tcPr>
            <w:gridSpan w:val="4"/>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3">
            <w:pPr>
              <w:tabs>
                <w:tab w:val="left" w:pos="-720"/>
              </w:tabs>
              <w:spacing w:before="80" w:lineRule="auto"/>
              <w:jc w:val="right"/>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47">
            <w:pPr>
              <w:tabs>
                <w:tab w:val="left" w:pos="-720"/>
              </w:tabs>
              <w:spacing w:before="8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tabs>
                <w:tab w:val="left" w:pos="-720"/>
              </w:tabs>
              <w:spacing w:before="80" w:lineRule="auto"/>
              <w:jc w:val="center"/>
              <w:rPr/>
            </w:pPr>
            <w:r w:rsidDel="00000000" w:rsidR="00000000" w:rsidRPr="00000000">
              <w:rPr>
                <w:rtl w:val="0"/>
              </w:rPr>
              <w:t xml:space="preserve">100</w:t>
            </w:r>
          </w:p>
        </w:tc>
      </w:tr>
    </w:tbl>
    <w:p w:rsidR="00000000" w:rsidDel="00000000" w:rsidP="00000000" w:rsidRDefault="00000000" w:rsidRPr="00000000" w14:paraId="00000049">
      <w:pPr>
        <w:tabs>
          <w:tab w:val="left" w:pos="-720"/>
        </w:tabs>
        <w:ind w:left="720" w:hanging="720"/>
        <w:rPr/>
      </w:pPr>
      <w:r w:rsidDel="00000000" w:rsidR="00000000" w:rsidRPr="00000000">
        <w:rPr>
          <w:rtl w:val="0"/>
        </w:rPr>
      </w:r>
    </w:p>
    <w:p w:rsidR="00000000" w:rsidDel="00000000" w:rsidP="00000000" w:rsidRDefault="00000000" w:rsidRPr="00000000" w14:paraId="0000004A">
      <w:pPr>
        <w:tabs>
          <w:tab w:val="left" w:pos="-720"/>
        </w:tabs>
        <w:ind w:left="720" w:hanging="720"/>
        <w:rPr/>
      </w:pPr>
      <w:r w:rsidDel="00000000" w:rsidR="00000000" w:rsidRPr="00000000">
        <w:rPr>
          <w:rtl w:val="0"/>
        </w:rPr>
      </w:r>
    </w:p>
    <w:p w:rsidR="00000000" w:rsidDel="00000000" w:rsidP="00000000" w:rsidRDefault="00000000" w:rsidRPr="00000000" w14:paraId="0000004B">
      <w:pPr>
        <w:keepNext w:val="1"/>
        <w:rPr>
          <w:b w:val="1"/>
          <w:sz w:val="28"/>
          <w:szCs w:val="28"/>
        </w:rPr>
      </w:pPr>
      <w:r w:rsidDel="00000000" w:rsidR="00000000" w:rsidRPr="00000000">
        <w:rPr>
          <w:b w:val="1"/>
          <w:sz w:val="28"/>
          <w:szCs w:val="28"/>
          <w:rtl w:val="0"/>
        </w:rPr>
        <w:t xml:space="preserve">Instructions to candidates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2"/>
        </w:numPr>
        <w:tabs>
          <w:tab w:val="left" w:pos="426"/>
        </w:tabs>
        <w:ind w:left="426" w:hanging="426"/>
        <w:rPr/>
      </w:pPr>
      <w:r w:rsidDel="00000000" w:rsidR="00000000" w:rsidRPr="00000000">
        <w:rPr>
          <w:rtl w:val="0"/>
        </w:rPr>
        <w:t xml:space="preserve">The rules for the conduct of Western Australian external examinations are detailed in the </w:t>
      </w:r>
    </w:p>
    <w:p w:rsidR="00000000" w:rsidDel="00000000" w:rsidP="00000000" w:rsidRDefault="00000000" w:rsidRPr="00000000" w14:paraId="0000004E">
      <w:pPr>
        <w:tabs>
          <w:tab w:val="left" w:pos="426"/>
        </w:tabs>
        <w:ind w:left="426" w:firstLine="0"/>
        <w:rPr/>
      </w:pPr>
      <w:r w:rsidDel="00000000" w:rsidR="00000000" w:rsidRPr="00000000">
        <w:rPr>
          <w:i w:val="1"/>
          <w:rtl w:val="0"/>
        </w:rPr>
        <w:t xml:space="preserve">Year 12 Information Handbook 2017. </w:t>
      </w:r>
      <w:r w:rsidDel="00000000" w:rsidR="00000000" w:rsidRPr="00000000">
        <w:rPr>
          <w:rtl w:val="0"/>
        </w:rPr>
        <w:t xml:space="preserve">Sitting this examination implies that you agree to abide by these rules.</w:t>
      </w:r>
    </w:p>
    <w:p w:rsidR="00000000" w:rsidDel="00000000" w:rsidP="00000000" w:rsidRDefault="00000000" w:rsidRPr="00000000" w14:paraId="0000004F">
      <w:pPr>
        <w:tabs>
          <w:tab w:val="left" w:pos="720"/>
          <w:tab w:val="left" w:pos="1440"/>
        </w:tabs>
        <w:ind w:left="360" w:hanging="360"/>
        <w:rPr/>
      </w:pPr>
      <w:r w:rsidDel="00000000" w:rsidR="00000000" w:rsidRPr="00000000">
        <w:rPr>
          <w:rtl w:val="0"/>
        </w:rPr>
      </w:r>
    </w:p>
    <w:p w:rsidR="00000000" w:rsidDel="00000000" w:rsidP="00000000" w:rsidRDefault="00000000" w:rsidRPr="00000000" w14:paraId="00000050">
      <w:pPr>
        <w:numPr>
          <w:ilvl w:val="0"/>
          <w:numId w:val="2"/>
        </w:numPr>
        <w:tabs>
          <w:tab w:val="left" w:pos="426"/>
          <w:tab w:val="left" w:pos="1440"/>
        </w:tabs>
        <w:ind w:left="360" w:hanging="360"/>
        <w:rPr/>
      </w:pPr>
      <w:r w:rsidDel="00000000" w:rsidR="00000000" w:rsidRPr="00000000">
        <w:rPr>
          <w:rtl w:val="0"/>
        </w:rPr>
        <w:t xml:space="preserve">Answer the questions according to the following instructions.</w:t>
      </w:r>
    </w:p>
    <w:p w:rsidR="00000000" w:rsidDel="00000000" w:rsidP="00000000" w:rsidRDefault="00000000" w:rsidRPr="00000000" w14:paraId="00000051">
      <w:pPr>
        <w:tabs>
          <w:tab w:val="left" w:pos="720"/>
          <w:tab w:val="left" w:pos="1440"/>
        </w:tabs>
        <w:ind w:left="360" w:hanging="360"/>
        <w:rPr/>
      </w:pPr>
      <w:r w:rsidDel="00000000" w:rsidR="00000000" w:rsidRPr="00000000">
        <w:rPr>
          <w:rtl w:val="0"/>
        </w:rPr>
      </w:r>
    </w:p>
    <w:p w:rsidR="00000000" w:rsidDel="00000000" w:rsidP="00000000" w:rsidRDefault="00000000" w:rsidRPr="00000000" w14:paraId="00000052">
      <w:pPr>
        <w:ind w:left="360" w:hanging="360"/>
        <w:rPr/>
      </w:pPr>
      <w:r w:rsidDel="00000000" w:rsidR="00000000" w:rsidRPr="00000000">
        <w:rPr>
          <w:b w:val="1"/>
          <w:rtl w:val="0"/>
        </w:rPr>
        <w:tab/>
        <w:t xml:space="preserve">Show all your working clearly. </w:t>
      </w:r>
      <w:r w:rsidDel="00000000" w:rsidR="00000000" w:rsidRPr="00000000">
        <w:rPr>
          <w:rtl w:val="0"/>
        </w:rPr>
        <w:t xml:space="preserve">Your working should be in sufficient detail to allow your</w:t>
      </w:r>
    </w:p>
    <w:p w:rsidR="00000000" w:rsidDel="00000000" w:rsidP="00000000" w:rsidRDefault="00000000" w:rsidRPr="00000000" w14:paraId="00000053">
      <w:pPr>
        <w:ind w:left="360" w:hanging="360"/>
        <w:rPr/>
      </w:pPr>
      <w:r w:rsidDel="00000000" w:rsidR="00000000" w:rsidRPr="00000000">
        <w:rPr>
          <w:rtl w:val="0"/>
        </w:rPr>
        <w:tab/>
        <w:t xml:space="preserve">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000000" w:rsidDel="00000000" w:rsidP="00000000" w:rsidRDefault="00000000" w:rsidRPr="00000000" w14:paraId="00000054">
      <w:pPr>
        <w:ind w:left="360" w:hanging="360"/>
        <w:rPr/>
      </w:pPr>
      <w:r w:rsidDel="00000000" w:rsidR="00000000" w:rsidRPr="00000000">
        <w:rPr>
          <w:rtl w:val="0"/>
        </w:rPr>
      </w:r>
    </w:p>
    <w:p w:rsidR="00000000" w:rsidDel="00000000" w:rsidP="00000000" w:rsidRDefault="00000000" w:rsidRPr="00000000" w14:paraId="00000055">
      <w:pPr>
        <w:ind w:left="360" w:hanging="360"/>
        <w:rPr/>
      </w:pPr>
      <w:r w:rsidDel="00000000" w:rsidR="00000000" w:rsidRPr="00000000">
        <w:rPr>
          <w:rtl w:val="0"/>
        </w:rPr>
        <w:tab/>
        <w:t xml:space="preserve">It is recommended that you </w:t>
      </w:r>
      <w:r w:rsidDel="00000000" w:rsidR="00000000" w:rsidRPr="00000000">
        <w:rPr>
          <w:b w:val="1"/>
          <w:rtl w:val="0"/>
        </w:rPr>
        <w:t xml:space="preserve">do not use pencil</w:t>
      </w:r>
      <w:r w:rsidDel="00000000" w:rsidR="00000000" w:rsidRPr="00000000">
        <w:rPr>
          <w:rtl w:val="0"/>
        </w:rPr>
        <w:t xml:space="preserve">, except in diagrams.</w:t>
      </w:r>
    </w:p>
    <w:p w:rsidR="00000000" w:rsidDel="00000000" w:rsidP="00000000" w:rsidRDefault="00000000" w:rsidRPr="00000000" w14:paraId="00000056">
      <w:pPr>
        <w:ind w:left="360" w:hanging="36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careful to confine your responses to the specific questions asked and to follow any instructions that are specific to a particular question.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Spare pages are included at the end of this booklet. They can be used for planning your responses and/or as additional space if required to continue an answer.</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hanging="2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Planning: If you use the spare pages for planning, indicate this clearly at the top of the page.</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09" w:right="0" w:hanging="142.0000000000000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5C">
      <w:pPr>
        <w:ind w:left="360" w:hanging="36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Sheet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handed in with your Question/Answer Booklet.</w:t>
      </w:r>
    </w:p>
    <w:p w:rsidR="00000000" w:rsidDel="00000000" w:rsidP="00000000" w:rsidRDefault="00000000" w:rsidRPr="00000000" w14:paraId="0000005E">
      <w:pPr>
        <w:tabs>
          <w:tab w:val="left" w:pos="720"/>
          <w:tab w:val="left" w:pos="1440"/>
        </w:tabs>
        <w:rPr/>
      </w:pPr>
      <w:r w:rsidDel="00000000" w:rsidR="00000000" w:rsidRPr="00000000">
        <w:rPr>
          <w:rtl w:val="0"/>
        </w:rPr>
      </w:r>
    </w:p>
    <w:p w:rsidR="00000000" w:rsidDel="00000000" w:rsidP="00000000" w:rsidRDefault="00000000" w:rsidRPr="00000000" w14:paraId="0000005F">
      <w:pPr>
        <w:tabs>
          <w:tab w:val="left" w:pos="720"/>
          <w:tab w:val="left" w:pos="1440"/>
        </w:tabs>
        <w:rPr/>
      </w:pPr>
      <w:r w:rsidDel="00000000" w:rsidR="00000000" w:rsidRPr="00000000">
        <w:rPr>
          <w:rtl w:val="0"/>
        </w:rPr>
      </w:r>
    </w:p>
    <w:p w:rsidR="00000000" w:rsidDel="00000000" w:rsidP="00000000" w:rsidRDefault="00000000" w:rsidRPr="00000000" w14:paraId="00000060">
      <w:pPr>
        <w:tabs>
          <w:tab w:val="left" w:pos="720"/>
          <w:tab w:val="left" w:pos="1440"/>
        </w:tabs>
        <w:rPr/>
      </w:pPr>
      <w:r w:rsidDel="00000000" w:rsidR="00000000" w:rsidRPr="00000000">
        <w:rPr>
          <w:rtl w:val="0"/>
        </w:rPr>
      </w:r>
    </w:p>
    <w:p w:rsidR="00000000" w:rsidDel="00000000" w:rsidP="00000000" w:rsidRDefault="00000000" w:rsidRPr="00000000" w14:paraId="00000061">
      <w:pPr>
        <w:tabs>
          <w:tab w:val="left" w:pos="2880"/>
        </w:tabs>
        <w:ind w:right="553"/>
        <w:rPr/>
      </w:pPr>
      <w:r w:rsidDel="00000000" w:rsidR="00000000" w:rsidRPr="00000000">
        <w:rPr>
          <w:rtl w:val="0"/>
        </w:rPr>
      </w:r>
    </w:p>
    <w:p w:rsidR="00000000" w:rsidDel="00000000" w:rsidP="00000000" w:rsidRDefault="00000000" w:rsidRPr="00000000" w14:paraId="00000062">
      <w:pPr>
        <w:tabs>
          <w:tab w:val="left" w:pos="-720"/>
        </w:tabs>
        <w:rPr/>
      </w:pPr>
      <w:r w:rsidDel="00000000" w:rsidR="00000000" w:rsidRPr="00000000">
        <w:rPr>
          <w:rtl w:val="0"/>
        </w:rPr>
      </w:r>
    </w:p>
    <w:p w:rsidR="00000000" w:rsidDel="00000000" w:rsidP="00000000" w:rsidRDefault="00000000" w:rsidRPr="00000000" w14:paraId="00000063">
      <w:pPr>
        <w:pStyle w:val="Heading1"/>
        <w:tabs>
          <w:tab w:val="right" w:pos="9311"/>
          <w:tab w:val="left" w:pos="1134"/>
          <w:tab w:val="left" w:pos="1701"/>
          <w:tab w:val="right" w:pos="9639"/>
        </w:tabs>
        <w:ind w:left="567" w:hanging="567"/>
        <w:rPr/>
      </w:pPr>
      <w:r w:rsidDel="00000000" w:rsidR="00000000" w:rsidRPr="00000000">
        <w:br w:type="page"/>
      </w:r>
      <w:r w:rsidDel="00000000" w:rsidR="00000000" w:rsidRPr="00000000">
        <w:rPr>
          <w:rtl w:val="0"/>
        </w:rPr>
        <w:t xml:space="preserve">Section Two: Calculator–assumed</w:t>
        <w:tab/>
        <w:t xml:space="preserve">65% (97 marks)</w:t>
      </w:r>
    </w:p>
    <w:p w:rsidR="00000000" w:rsidDel="00000000" w:rsidP="00000000" w:rsidRDefault="00000000" w:rsidRPr="00000000" w14:paraId="00000064">
      <w:pPr>
        <w:tabs>
          <w:tab w:val="left" w:pos="1134"/>
          <w:tab w:val="left" w:pos="1701"/>
          <w:tab w:val="right" w:pos="9639"/>
        </w:tabs>
        <w:ind w:left="567" w:hanging="567"/>
        <w:rPr>
          <w:b w:val="1"/>
        </w:rPr>
      </w:pPr>
      <w:r w:rsidDel="00000000" w:rsidR="00000000" w:rsidRPr="00000000">
        <w:rPr>
          <w:rtl w:val="0"/>
        </w:rPr>
      </w:r>
    </w:p>
    <w:p w:rsidR="00000000" w:rsidDel="00000000" w:rsidP="00000000" w:rsidRDefault="00000000" w:rsidRPr="00000000" w14:paraId="00000065">
      <w:pPr>
        <w:tabs>
          <w:tab w:val="left" w:pos="1134"/>
          <w:tab w:val="left" w:pos="1701"/>
          <w:tab w:val="right" w:pos="9639"/>
        </w:tabs>
        <w:ind w:left="567" w:hanging="567"/>
        <w:rPr/>
      </w:pPr>
      <w:r w:rsidDel="00000000" w:rsidR="00000000" w:rsidRPr="00000000">
        <w:rPr>
          <w:rtl w:val="0"/>
        </w:rPr>
        <w:t xml:space="preserve">This section has </w:t>
      </w:r>
      <w:r w:rsidDel="00000000" w:rsidR="00000000" w:rsidRPr="00000000">
        <w:rPr>
          <w:b w:val="1"/>
          <w:rtl w:val="0"/>
        </w:rPr>
        <w:t xml:space="preserve">thirteen (13) </w:t>
      </w:r>
      <w:r w:rsidDel="00000000" w:rsidR="00000000" w:rsidRPr="00000000">
        <w:rPr>
          <w:rtl w:val="0"/>
        </w:rPr>
        <w:t xml:space="preserve">questions. Attempt </w:t>
      </w:r>
      <w:r w:rsidDel="00000000" w:rsidR="00000000" w:rsidRPr="00000000">
        <w:rPr>
          <w:b w:val="1"/>
          <w:rtl w:val="0"/>
        </w:rPr>
        <w:t xml:space="preserve">all </w:t>
      </w:r>
      <w:r w:rsidDel="00000000" w:rsidR="00000000" w:rsidRPr="00000000">
        <w:rPr>
          <w:rtl w:val="0"/>
        </w:rPr>
        <w:t xml:space="preserve">questions. Write your answers in the spaces </w:t>
      </w:r>
    </w:p>
    <w:p w:rsidR="00000000" w:rsidDel="00000000" w:rsidP="00000000" w:rsidRDefault="00000000" w:rsidRPr="00000000" w14:paraId="00000066">
      <w:pPr>
        <w:tabs>
          <w:tab w:val="left" w:pos="1134"/>
          <w:tab w:val="left" w:pos="1701"/>
          <w:tab w:val="right" w:pos="9639"/>
        </w:tabs>
        <w:ind w:left="567" w:hanging="567"/>
        <w:rPr/>
      </w:pPr>
      <w:r w:rsidDel="00000000" w:rsidR="00000000" w:rsidRPr="00000000">
        <w:rPr>
          <w:rtl w:val="0"/>
        </w:rPr>
        <w:t xml:space="preserve">provided.</w:t>
      </w:r>
    </w:p>
    <w:p w:rsidR="00000000" w:rsidDel="00000000" w:rsidP="00000000" w:rsidRDefault="00000000" w:rsidRPr="00000000" w14:paraId="00000067">
      <w:pPr>
        <w:tabs>
          <w:tab w:val="left" w:pos="1134"/>
          <w:tab w:val="left" w:pos="1701"/>
          <w:tab w:val="right" w:pos="9639"/>
        </w:tabs>
        <w:ind w:left="567" w:hanging="567"/>
        <w:rPr/>
      </w:pPr>
      <w:r w:rsidDel="00000000" w:rsidR="00000000" w:rsidRPr="00000000">
        <w:rPr>
          <w:rtl w:val="0"/>
        </w:rPr>
      </w:r>
    </w:p>
    <w:p w:rsidR="00000000" w:rsidDel="00000000" w:rsidP="00000000" w:rsidRDefault="00000000" w:rsidRPr="00000000" w14:paraId="00000068">
      <w:pPr>
        <w:tabs>
          <w:tab w:val="left" w:pos="1134"/>
          <w:tab w:val="left" w:pos="1701"/>
          <w:tab w:val="right" w:pos="9639"/>
        </w:tabs>
        <w:ind w:left="567" w:hanging="567"/>
        <w:rPr/>
      </w:pPr>
      <w:r w:rsidDel="00000000" w:rsidR="00000000" w:rsidRPr="00000000">
        <w:rPr>
          <w:rtl w:val="0"/>
        </w:rPr>
        <w:t xml:space="preserve">Spare pages are included at the end of this booklet. They can be used for planning your responses </w:t>
      </w:r>
    </w:p>
    <w:p w:rsidR="00000000" w:rsidDel="00000000" w:rsidP="00000000" w:rsidRDefault="00000000" w:rsidRPr="00000000" w14:paraId="00000069">
      <w:pPr>
        <w:tabs>
          <w:tab w:val="left" w:pos="1134"/>
          <w:tab w:val="left" w:pos="1701"/>
          <w:tab w:val="right" w:pos="9639"/>
        </w:tabs>
        <w:ind w:left="567" w:hanging="567"/>
        <w:rPr/>
      </w:pPr>
      <w:r w:rsidDel="00000000" w:rsidR="00000000" w:rsidRPr="00000000">
        <w:rPr>
          <w:rtl w:val="0"/>
        </w:rPr>
        <w:t xml:space="preserve">and/or as additional space if required to continue an answer.</w:t>
      </w:r>
    </w:p>
    <w:p w:rsidR="00000000" w:rsidDel="00000000" w:rsidP="00000000" w:rsidRDefault="00000000" w:rsidRPr="00000000" w14:paraId="0000006A">
      <w:pPr>
        <w:tabs>
          <w:tab w:val="left" w:pos="567"/>
          <w:tab w:val="left" w:pos="1134"/>
          <w:tab w:val="left" w:pos="1701"/>
          <w:tab w:val="right" w:pos="9639"/>
        </w:tabs>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0" w:before="0" w:line="240" w:lineRule="auto"/>
        <w:ind w:left="0" w:right="-18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Planning: If you use the spare pages for planning, indicate this clearly at the top of the page.</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0" w:before="0" w:line="240" w:lineRule="auto"/>
        <w:ind w:left="0" w:right="-18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Continuing an answer: If you need to use the space to continue an answer, indicate in the original </w:t>
        <w:tab/>
        <w:t xml:space="preserve">answer space where the answer is continued, i.e. give the page number. Fill in the number of the </w:t>
        <w:tab/>
        <w:t xml:space="preserve">question(s) that you are continuing to answer at the top of the page.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187"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187"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6F">
      <w:pPr>
        <w:pBdr>
          <w:bottom w:color="000000" w:space="1" w:sz="4" w:val="single"/>
        </w:pBdr>
        <w:tabs>
          <w:tab w:val="left" w:pos="1134"/>
          <w:tab w:val="left" w:pos="1701"/>
          <w:tab w:val="right" w:pos="9639"/>
        </w:tabs>
        <w:ind w:left="567" w:hanging="567"/>
        <w:rPr/>
      </w:pPr>
      <w:r w:rsidDel="00000000" w:rsidR="00000000" w:rsidRPr="00000000">
        <w:rPr>
          <w:rtl w:val="0"/>
        </w:rPr>
      </w:r>
    </w:p>
    <w:p w:rsidR="00000000" w:rsidDel="00000000" w:rsidP="00000000" w:rsidRDefault="00000000" w:rsidRPr="00000000" w14:paraId="00000070">
      <w:pPr>
        <w:tabs>
          <w:tab w:val="left" w:pos="1134"/>
          <w:tab w:val="left" w:pos="1701"/>
          <w:tab w:val="right" w:pos="9356"/>
        </w:tabs>
        <w:ind w:left="567" w:hanging="567"/>
        <w:rPr>
          <w:b w:val="1"/>
        </w:rPr>
      </w:pPr>
      <w:r w:rsidDel="00000000" w:rsidR="00000000" w:rsidRPr="00000000">
        <w:rPr>
          <w:rtl w:val="0"/>
        </w:rPr>
      </w:r>
    </w:p>
    <w:p w:rsidR="00000000" w:rsidDel="00000000" w:rsidP="00000000" w:rsidRDefault="00000000" w:rsidRPr="00000000" w14:paraId="00000071">
      <w:pPr>
        <w:tabs>
          <w:tab w:val="left" w:pos="567"/>
          <w:tab w:val="left" w:pos="1134"/>
          <w:tab w:val="left" w:pos="1701"/>
          <w:tab w:val="right" w:pos="9781"/>
        </w:tabs>
        <w:rPr>
          <w:b w:val="1"/>
        </w:rPr>
      </w:pPr>
      <w:r w:rsidDel="00000000" w:rsidR="00000000" w:rsidRPr="00000000">
        <w:rPr>
          <w:b w:val="1"/>
          <w:rtl w:val="0"/>
        </w:rPr>
        <w:t xml:space="preserve">Question 8</w:t>
        <w:tab/>
        <w:t xml:space="preserve">(5 marks)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complex numbers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such that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25" style="width:2in;height:9pt" o:ole="" type="#_x0000_t75">
            <v:imagedata r:id="rId2" o:title=""/>
          </v:shape>
          <o:OLEObject DrawAspect="Content" r:id="rId3" ObjectID="_1594011404" ProgID="FXEquation.Equation" ShapeID="_x0000_i102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1006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(5 marks)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4, determine the values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real.</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pos="567"/>
          <w:tab w:val="left" w:pos="1134"/>
          <w:tab w:val="left" w:pos="1701"/>
          <w:tab w:val="right" w:pos="9781"/>
        </w:tabs>
        <w:rPr>
          <w:b w:val="1"/>
        </w:rPr>
      </w:pPr>
      <w:r w:rsidDel="00000000" w:rsidR="00000000" w:rsidRPr="00000000">
        <w:br w:type="page"/>
      </w:r>
      <w:r w:rsidDel="00000000" w:rsidR="00000000" w:rsidRPr="00000000">
        <w:rPr>
          <w:b w:val="1"/>
          <w:rtl w:val="0"/>
        </w:rPr>
        <w:t xml:space="preserve">Question 9</w:t>
        <w:tab/>
        <w:t xml:space="preserve">(13 marks)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639"/>
          <w:tab w:val="right" w:pos="97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Prove that for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26" style="width:135pt;height:20.25pt" o:ole="" type="#_x0000_t75">
            <v:imagedata r:id="rId4" o:title=""/>
          </v:shape>
          <o:OLEObject DrawAspect="Content" r:id="rId5" ObjectID="_1594011405" ProgID="FXEquation.Equation" ShapeID="_x0000_i102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(4 marks)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27" style="width:214.5pt;height:27.75pt" o:ole="" type="#_x0000_t75">
            <v:imagedata r:id="rId6" o:title=""/>
          </v:shape>
          <o:OLEObject DrawAspect="Content" r:id="rId7" ObjectID="_1594011406" ProgID="FXEquation.Equation" ShapeID="_x0000_i102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(i)</w:t>
        <w:tab/>
        <w:t xml:space="preserve">Use vectors to prove that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28" style="width:201.75pt;height:11.25pt" o:ole="" type="#_x0000_t75">
            <v:imagedata r:id="rId8" o:title=""/>
          </v:shape>
          <o:OLEObject DrawAspect="Content" r:id="rId9" ObjectID="_1594011407" ProgID="FXEquation.Equation" ShapeID="_x0000_i102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angles as shown in the unit circle below.</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Hint:  Let XOP be angle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XOQ be angle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29" style="width:109.5pt;height:15.75pt" o:ole="" type="#_x0000_t75">
            <v:imagedata r:id="rId10" o:title=""/>
          </v:shape>
          <o:OLEObject DrawAspect="Content" r:id="rId11" ObjectID="_1594011408" ProgID="FXEquation.Equation" ShapeID="_x0000_i102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use the dot product.</w:t>
        <w:tab/>
        <w:t xml:space="preserve">(4 marks)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pict>
          <v:shape id="_x0000_s1056" style="position:absolute;margin-left:106.5pt;margin-top:2.25pt;width:159.6pt;height:156.2pt;z-index:251670528;mso-position-horizontal-relative:margin;mso-position-vertical-relative:text;mso-position-horizontal:absolute;mso-position-vertical:absolute;" type="#_x0000_t75">
            <v:imagedata r:id="rId12" o:title=""/>
          </v:shape>
          <o:OLEObject DrawAspect="Content" r:id="rId13" ObjectID="_1594011426" ProgID="FXDraw.Graphic" ShapeID="_x0000_s1056" Type="Embed"/>
        </w:pic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8222"/>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7">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8">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9">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A">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B">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C">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D">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E">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AF">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0">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1">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2">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3">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4">
      <w:pPr>
        <w:tabs>
          <w:tab w:val="left" w:pos="567"/>
          <w:tab w:val="left" w:pos="1134"/>
          <w:tab w:val="left" w:pos="1701"/>
          <w:tab w:val="right" w:pos="9781"/>
        </w:tabs>
        <w:rPr/>
      </w:pPr>
      <w:r w:rsidDel="00000000" w:rsidR="00000000" w:rsidRPr="00000000">
        <w:rPr>
          <w:b w:val="1"/>
          <w:rtl w:val="0"/>
        </w:rPr>
        <w:tab/>
      </w:r>
      <w:r w:rsidDel="00000000" w:rsidR="00000000" w:rsidRPr="00000000">
        <w:rPr>
          <w:rtl w:val="0"/>
        </w:rPr>
        <w:t xml:space="preserve">(ii)</w:t>
        <w:tab/>
        <w:t xml:space="preserve"> Let A + </w:t>
      </w:r>
      <w:r w:rsidDel="00000000" w:rsidR="00000000" w:rsidRPr="00000000">
        <w:rPr>
          <w:i w:val="1"/>
          <w:rtl w:val="0"/>
        </w:rPr>
        <w:t xml:space="preserve">B</w:t>
      </w:r>
      <w:r w:rsidDel="00000000" w:rsidR="00000000" w:rsidRPr="00000000">
        <w:rPr>
          <w:rtl w:val="0"/>
        </w:rPr>
        <w:t xml:space="preserve"> = A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i w:val="1"/>
          <w:rtl w:val="0"/>
        </w:rPr>
        <w:t xml:space="preserve">B</w:t>
      </w:r>
      <w:r w:rsidDel="00000000" w:rsidR="00000000" w:rsidRPr="00000000">
        <w:rPr>
          <w:rtl w:val="0"/>
        </w:rPr>
        <w:t xml:space="preserve">), and hence prove the identity for cos ( </w:t>
      </w:r>
      <w:r w:rsidDel="00000000" w:rsidR="00000000" w:rsidRPr="00000000">
        <w:rPr>
          <w:i w:val="1"/>
          <w:rtl w:val="0"/>
        </w:rPr>
        <w:t xml:space="preserve">A</w:t>
      </w:r>
      <w:r w:rsidDel="00000000" w:rsidR="00000000" w:rsidRPr="00000000">
        <w:rPr>
          <w:rtl w:val="0"/>
        </w:rPr>
        <w:t xml:space="preserve"> + </w:t>
      </w:r>
      <w:r w:rsidDel="00000000" w:rsidR="00000000" w:rsidRPr="00000000">
        <w:rPr>
          <w:i w:val="1"/>
          <w:rtl w:val="0"/>
        </w:rPr>
        <w:t xml:space="preserve">B </w:t>
      </w:r>
      <w:r w:rsidDel="00000000" w:rsidR="00000000" w:rsidRPr="00000000">
        <w:rPr>
          <w:rtl w:val="0"/>
        </w:rPr>
        <w:t xml:space="preserve">).</w:t>
        <w:tab/>
        <w:t xml:space="preserve">(2 marks)</w:t>
      </w:r>
    </w:p>
    <w:p w:rsidR="00000000" w:rsidDel="00000000" w:rsidP="00000000" w:rsidRDefault="00000000" w:rsidRPr="00000000" w14:paraId="000000B5">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6">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7">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8">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9">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A">
      <w:pPr>
        <w:tabs>
          <w:tab w:val="left" w:pos="567"/>
          <w:tab w:val="left" w:pos="1134"/>
          <w:tab w:val="left" w:pos="1701"/>
          <w:tab w:val="right" w:pos="9781"/>
        </w:tabs>
        <w:rPr/>
      </w:pPr>
      <w:r w:rsidDel="00000000" w:rsidR="00000000" w:rsidRPr="00000000">
        <w:rPr>
          <w:b w:val="1"/>
          <w:rtl w:val="0"/>
        </w:rPr>
        <w:tab/>
      </w:r>
      <w:r w:rsidDel="00000000" w:rsidR="00000000" w:rsidRPr="00000000">
        <w:rPr>
          <w:rtl w:val="0"/>
        </w:rPr>
        <w:t xml:space="preserve">(iii)</w:t>
        <w:tab/>
        <w:t xml:space="preserve">Show that cos</w:t>
      </w:r>
      <w:r w:rsidDel="00000000" w:rsidR="00000000" w:rsidRPr="00000000">
        <w:rPr>
          <w:vertAlign w:val="superscript"/>
          <w:rtl w:val="0"/>
        </w:rPr>
        <w:t xml:space="preserve">2 </w:t>
      </w:r>
      <w:r w:rsidDel="00000000" w:rsidR="00000000" w:rsidRPr="00000000">
        <w:rPr>
          <w:i w:val="1"/>
          <w:rtl w:val="0"/>
        </w:rPr>
        <w:t xml:space="preserve">A</w:t>
      </w:r>
      <w:r w:rsidDel="00000000" w:rsidR="00000000" w:rsidRPr="00000000">
        <w:rPr>
          <w:rtl w:val="0"/>
        </w:rPr>
        <w:t xml:space="preserve"> + cos</w:t>
      </w:r>
      <w:r w:rsidDel="00000000" w:rsidR="00000000" w:rsidRPr="00000000">
        <w:rPr>
          <w:vertAlign w:val="superscript"/>
          <w:rtl w:val="0"/>
        </w:rPr>
        <w:t xml:space="preserve">2</w:t>
      </w:r>
      <w:r w:rsidDel="00000000" w:rsidR="00000000" w:rsidRPr="00000000">
        <w:rPr>
          <w:rtl w:val="0"/>
        </w:rPr>
        <w:t xml:space="preserve">(120</w:t>
      </w:r>
      <w:r w:rsidDel="00000000" w:rsidR="00000000" w:rsidRPr="00000000">
        <w:rPr>
          <w:color w:val="ff0000"/>
          <w:vertAlign w:val="baseline"/>
        </w:rPr>
        <w:pict>
          <v:shape id="_x0000_i1031" style="width:6.75pt;height:9pt" o:ole="" type="#_x0000_t75">
            <v:imagedata r:id="rId14" o:title=""/>
          </v:shape>
          <o:OLEObject DrawAspect="Content" r:id="rId15" ObjectID="_1594011409" ProgID="FXEquation.Equation" ShapeID="_x0000_i1031" Type="Embed"/>
        </w:pic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 cos</w:t>
      </w:r>
      <w:r w:rsidDel="00000000" w:rsidR="00000000" w:rsidRPr="00000000">
        <w:rPr>
          <w:vertAlign w:val="superscript"/>
          <w:rtl w:val="0"/>
        </w:rPr>
        <w:t xml:space="preserve">2</w:t>
      </w:r>
      <w:r w:rsidDel="00000000" w:rsidR="00000000" w:rsidRPr="00000000">
        <w:rPr>
          <w:rtl w:val="0"/>
        </w:rPr>
        <w:t xml:space="preserve">(120</w:t>
      </w:r>
      <w:r w:rsidDel="00000000" w:rsidR="00000000" w:rsidRPr="00000000">
        <w:rPr>
          <w:color w:val="ff0000"/>
          <w:vertAlign w:val="baseline"/>
        </w:rPr>
        <w:pict>
          <v:shape id="_x0000_i1032" style="width:6.75pt;height:9pt" o:ole="" type="#_x0000_t75">
            <v:imagedata r:id="rId16" o:title=""/>
          </v:shape>
          <o:OLEObject DrawAspect="Content" r:id="rId17" ObjectID="_1594011410" ProgID="FXEquation.Equation" ShapeID="_x0000_i1032" Type="Embed"/>
        </w:pict>
      </w:r>
      <w:sdt>
        <w:sdtPr>
          <w:tag w:val="goog_rdk_3"/>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i w:val="1"/>
          <w:rtl w:val="0"/>
        </w:rPr>
        <w:t xml:space="preserve">A</w:t>
      </w:r>
      <w:r w:rsidDel="00000000" w:rsidR="00000000" w:rsidRPr="00000000">
        <w:rPr>
          <w:rtl w:val="0"/>
        </w:rPr>
        <w:t xml:space="preserve">) = 1.5</w:t>
      </w:r>
      <w:r w:rsidDel="00000000" w:rsidR="00000000" w:rsidRPr="00000000">
        <w:rPr>
          <w:b w:val="1"/>
          <w:rtl w:val="0"/>
        </w:rPr>
        <w:tab/>
      </w:r>
      <w:r w:rsidDel="00000000" w:rsidR="00000000" w:rsidRPr="00000000">
        <w:rPr>
          <w:rtl w:val="0"/>
        </w:rPr>
        <w:t xml:space="preserve">(3 marks)</w:t>
      </w:r>
      <w:r w:rsidDel="00000000" w:rsidR="00000000" w:rsidRPr="00000000">
        <w:br w:type="page"/>
      </w:r>
      <w:r w:rsidDel="00000000" w:rsidR="00000000" w:rsidRPr="00000000">
        <w:rPr>
          <w:b w:val="1"/>
          <w:rtl w:val="0"/>
        </w:rPr>
        <w:t xml:space="preserve">Question 10</w:t>
        <w:tab/>
        <w:t xml:space="preserve">(7 marks)</w:t>
      </w:r>
      <w:r w:rsidDel="00000000" w:rsidR="00000000" w:rsidRPr="00000000">
        <w:rPr>
          <w:rtl w:val="0"/>
        </w:rPr>
      </w:r>
    </w:p>
    <w:p w:rsidR="00000000" w:rsidDel="00000000" w:rsidP="00000000" w:rsidRDefault="00000000" w:rsidRPr="00000000" w14:paraId="000000BB">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0BC">
      <w:pPr>
        <w:tabs>
          <w:tab w:val="left" w:pos="567"/>
          <w:tab w:val="left" w:pos="1134"/>
          <w:tab w:val="left" w:pos="1701"/>
          <w:tab w:val="right" w:pos="9923"/>
        </w:tabs>
        <w:rPr/>
      </w:pPr>
      <w:r w:rsidDel="00000000" w:rsidR="00000000" w:rsidRPr="00000000">
        <w:rPr>
          <w:rtl w:val="0"/>
        </w:rPr>
        <w:t xml:space="preserve">(a)</w:t>
        <w:tab/>
        <w:t xml:space="preserve">The angle between the unit vectors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is  </w:t>
      </w:r>
      <w:r w:rsidDel="00000000" w:rsidR="00000000" w:rsidRPr="00000000">
        <w:rPr>
          <w:color w:val="ff0000"/>
          <w:vertAlign w:val="baseline"/>
        </w:rPr>
        <w:pict>
          <v:shape id="_x0000_i1033" style="width:8.25pt;height:9pt" o:ole="" type="#_x0000_t75">
            <v:imagedata r:id="rId18" o:title=""/>
          </v:shape>
          <o:OLEObject DrawAspect="Content" r:id="rId19" ObjectID="_1594011411" ProgID="FXEquation.Equation" ShapeID="_x0000_i1033" Type="Embed"/>
        </w:pict>
      </w:r>
      <w:r w:rsidDel="00000000" w:rsidR="00000000" w:rsidRPr="00000000">
        <w:rPr>
          <w:rtl w:val="0"/>
        </w:rPr>
        <w:t xml:space="preserve">.</w:t>
      </w:r>
    </w:p>
    <w:p w:rsidR="00000000" w:rsidDel="00000000" w:rsidP="00000000" w:rsidRDefault="00000000" w:rsidRPr="00000000" w14:paraId="000000BD">
      <w:pPr>
        <w:tabs>
          <w:tab w:val="left" w:pos="567"/>
          <w:tab w:val="left" w:pos="1134"/>
          <w:tab w:val="left" w:pos="1701"/>
          <w:tab w:val="right" w:pos="9923"/>
        </w:tabs>
        <w:rPr/>
      </w:pPr>
      <w:r w:rsidDel="00000000" w:rsidR="00000000" w:rsidRPr="00000000">
        <w:rPr>
          <w:rtl w:val="0"/>
        </w:rPr>
        <w:tab/>
        <w:t xml:space="preserve">Show that the dot product (3</w:t>
      </w:r>
      <w:r w:rsidDel="00000000" w:rsidR="00000000" w:rsidRPr="00000000">
        <w:rPr>
          <w:b w:val="1"/>
          <w:rtl w:val="0"/>
        </w:rPr>
        <w:t xml:space="preserve">a</w:t>
      </w:r>
      <w:r w:rsidDel="00000000" w:rsidR="00000000" w:rsidRPr="00000000">
        <w:rPr>
          <w:rtl w:val="0"/>
        </w:rPr>
        <w:t xml:space="preserve"> – </w:t>
      </w:r>
      <w:r w:rsidDel="00000000" w:rsidR="00000000" w:rsidRPr="00000000">
        <w:rPr>
          <w:b w:val="1"/>
          <w:rtl w:val="0"/>
        </w:rPr>
        <w:t xml:space="preserve">b</w:t>
      </w:r>
      <w:r w:rsidDel="00000000" w:rsidR="00000000" w:rsidRPr="00000000">
        <w:rPr>
          <w:rtl w:val="0"/>
        </w:rPr>
        <w:t xml:space="preserve">)</w:t>
      </w:r>
      <w:r w:rsidDel="00000000" w:rsidR="00000000" w:rsidRPr="00000000">
        <w:rPr>
          <w:color w:val="ff0000"/>
          <w:vertAlign w:val="baseline"/>
        </w:rPr>
        <w:pict>
          <v:shape id="_x0000_i1034" style="width:4.5pt;height:6.75pt" o:ole="" type="#_x0000_t75">
            <v:imagedata r:id="rId20" o:title=""/>
          </v:shape>
          <o:OLEObject DrawAspect="Content" r:id="rId21" ObjectID="_1594011412" ProgID="FXEquation.Equation" ShapeID="_x0000_i1034" Type="Embed"/>
        </w:pict>
      </w:r>
      <w:r w:rsidDel="00000000" w:rsidR="00000000" w:rsidRPr="00000000">
        <w:rPr>
          <w:rtl w:val="0"/>
        </w:rPr>
        <w:t xml:space="preserve">(</w:t>
      </w:r>
      <w:r w:rsidDel="00000000" w:rsidR="00000000" w:rsidRPr="00000000">
        <w:rPr>
          <w:b w:val="1"/>
          <w:rtl w:val="0"/>
        </w:rPr>
        <w:t xml:space="preserve">a</w:t>
      </w:r>
      <w:r w:rsidDel="00000000" w:rsidR="00000000" w:rsidRPr="00000000">
        <w:rPr>
          <w:rtl w:val="0"/>
        </w:rPr>
        <w:t xml:space="preserve"> + 3</w:t>
      </w:r>
      <w:r w:rsidDel="00000000" w:rsidR="00000000" w:rsidRPr="00000000">
        <w:rPr>
          <w:b w:val="1"/>
          <w:rtl w:val="0"/>
        </w:rPr>
        <w:t xml:space="preserve">b</w:t>
      </w:r>
      <w:r w:rsidDel="00000000" w:rsidR="00000000" w:rsidRPr="00000000">
        <w:rPr>
          <w:rtl w:val="0"/>
        </w:rPr>
        <w:t xml:space="preserve">) = 8cos </w:t>
      </w:r>
      <w:r w:rsidDel="00000000" w:rsidR="00000000" w:rsidRPr="00000000">
        <w:rPr>
          <w:color w:val="ff0000"/>
          <w:vertAlign w:val="baseline"/>
        </w:rPr>
        <w:pict>
          <v:shape id="_x0000_i1035" style="width:8.25pt;height:9pt" o:ole="" type="#_x0000_t75">
            <v:imagedata r:id="rId22" o:title=""/>
          </v:shape>
          <o:OLEObject DrawAspect="Content" r:id="rId23" ObjectID="_1594011413" ProgID="FXEquation.Equation" ShapeID="_x0000_i1035" Type="Embed"/>
        </w:pict>
      </w:r>
      <w:r w:rsidDel="00000000" w:rsidR="00000000" w:rsidRPr="00000000">
        <w:rPr>
          <w:rtl w:val="0"/>
        </w:rPr>
        <w:t xml:space="preserve"> </w:t>
        <w:tab/>
        <w:t xml:space="preserve">(4 marks)</w:t>
      </w:r>
    </w:p>
    <w:p w:rsidR="00000000" w:rsidDel="00000000" w:rsidP="00000000" w:rsidRDefault="00000000" w:rsidRPr="00000000" w14:paraId="000000BE">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BF">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0">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1">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2">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3">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4">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5">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6">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7">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8">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9">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A">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B">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C">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D">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E">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CF">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0">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1">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2">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3">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4">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5">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6">
      <w:pPr>
        <w:tabs>
          <w:tab w:val="left" w:pos="567"/>
          <w:tab w:val="left" w:pos="1134"/>
          <w:tab w:val="left" w:pos="1701"/>
          <w:tab w:val="right" w:pos="9923"/>
        </w:tabs>
        <w:rPr/>
      </w:pPr>
      <w:r w:rsidDel="00000000" w:rsidR="00000000" w:rsidRPr="00000000">
        <w:rPr>
          <w:rtl w:val="0"/>
        </w:rPr>
        <w:t xml:space="preserve">(b)</w:t>
        <w:tab/>
        <w:t xml:space="preserve">The position vectors of P and Q are &lt;3,4&gt; and &lt;7,8&gt; respectively.</w:t>
      </w:r>
    </w:p>
    <w:p w:rsidR="00000000" w:rsidDel="00000000" w:rsidP="00000000" w:rsidRDefault="00000000" w:rsidRPr="00000000" w14:paraId="000000D7">
      <w:pPr>
        <w:tabs>
          <w:tab w:val="left" w:pos="567"/>
          <w:tab w:val="left" w:pos="1134"/>
          <w:tab w:val="left" w:pos="1701"/>
          <w:tab w:val="right" w:pos="9923"/>
        </w:tabs>
        <w:rPr/>
      </w:pPr>
      <w:r w:rsidDel="00000000" w:rsidR="00000000" w:rsidRPr="00000000">
        <w:rPr>
          <w:rtl w:val="0"/>
        </w:rPr>
        <w:tab/>
        <w:t xml:space="preserve">Determine the length of the projection of  </w:t>
      </w:r>
      <w:r w:rsidDel="00000000" w:rsidR="00000000" w:rsidRPr="00000000">
        <w:rPr>
          <w:color w:val="ff0000"/>
          <w:vertAlign w:val="baseline"/>
        </w:rPr>
        <w:pict>
          <v:shape id="_x0000_i1036" style="width:16.5pt;height:15pt" o:ole="" type="#_x0000_t75">
            <v:imagedata r:id="rId24" o:title=""/>
          </v:shape>
          <o:OLEObject DrawAspect="Content" r:id="rId25" ObjectID="_1594011414" ProgID="FXEquation.Equation" ShapeID="_x0000_i1036" Type="Embed"/>
        </w:pict>
      </w:r>
      <w:r w:rsidDel="00000000" w:rsidR="00000000" w:rsidRPr="00000000">
        <w:rPr>
          <w:rtl w:val="0"/>
        </w:rPr>
        <w:t xml:space="preserve"> onto the </w:t>
      </w:r>
      <w:r w:rsidDel="00000000" w:rsidR="00000000" w:rsidRPr="00000000">
        <w:rPr>
          <w:i w:val="1"/>
          <w:rtl w:val="0"/>
        </w:rPr>
        <w:t xml:space="preserve">x</w:t>
      </w:r>
      <w:r w:rsidDel="00000000" w:rsidR="00000000" w:rsidRPr="00000000">
        <w:rPr>
          <w:rtl w:val="0"/>
        </w:rPr>
        <w:t xml:space="preserve"> axis. </w:t>
        <w:tab/>
        <w:t xml:space="preserve">(3 marks)</w:t>
      </w:r>
    </w:p>
    <w:p w:rsidR="00000000" w:rsidDel="00000000" w:rsidP="00000000" w:rsidRDefault="00000000" w:rsidRPr="00000000" w14:paraId="000000D8">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9">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A">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B">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C">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D">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0DE">
      <w:pPr>
        <w:tabs>
          <w:tab w:val="left" w:pos="567"/>
          <w:tab w:val="left" w:pos="1134"/>
          <w:tab w:val="left" w:pos="1701"/>
          <w:tab w:val="right" w:pos="9923"/>
        </w:tabs>
        <w:rPr/>
      </w:pPr>
      <w:r w:rsidDel="00000000" w:rsidR="00000000" w:rsidRPr="00000000">
        <w:rPr>
          <w:rtl w:val="0"/>
        </w:rPr>
        <w:tab/>
      </w:r>
    </w:p>
    <w:p w:rsidR="00000000" w:rsidDel="00000000" w:rsidP="00000000" w:rsidRDefault="00000000" w:rsidRPr="00000000" w14:paraId="000000DF">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0E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0E1">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0E2">
      <w:pPr>
        <w:tabs>
          <w:tab w:val="left" w:pos="567"/>
          <w:tab w:val="left" w:pos="1134"/>
          <w:tab w:val="left" w:pos="1701"/>
          <w:tab w:val="right" w:pos="9781"/>
        </w:tabs>
        <w:rPr>
          <w:b w:val="1"/>
        </w:rPr>
      </w:pPr>
      <w:r w:rsidDel="00000000" w:rsidR="00000000" w:rsidRPr="00000000">
        <w:rPr>
          <w:rtl w:val="0"/>
        </w:rPr>
        <w:tab/>
      </w:r>
      <w:r w:rsidDel="00000000" w:rsidR="00000000" w:rsidRPr="00000000">
        <w:rPr>
          <w:b w:val="1"/>
          <w:rtl w:val="0"/>
        </w:rPr>
        <w:tab/>
      </w:r>
    </w:p>
    <w:p w:rsidR="00000000" w:rsidDel="00000000" w:rsidP="00000000" w:rsidRDefault="00000000" w:rsidRPr="00000000" w14:paraId="000000E3">
      <w:pPr>
        <w:tabs>
          <w:tab w:val="left" w:pos="567"/>
          <w:tab w:val="left" w:pos="1134"/>
          <w:tab w:val="left" w:pos="1701"/>
          <w:tab w:val="right" w:pos="9781"/>
        </w:tabs>
        <w:rPr/>
      </w:pPr>
      <w:r w:rsidDel="00000000" w:rsidR="00000000" w:rsidRPr="00000000">
        <w:br w:type="page"/>
      </w:r>
      <w:r w:rsidDel="00000000" w:rsidR="00000000" w:rsidRPr="00000000">
        <w:rPr>
          <w:b w:val="1"/>
          <w:rtl w:val="0"/>
        </w:rPr>
        <w:t xml:space="preserve">Question 11</w:t>
        <w:tab/>
        <w:t xml:space="preserve">(4 marks) </w:t>
      </w:r>
      <w:r w:rsidDel="00000000" w:rsidR="00000000" w:rsidRPr="00000000">
        <w:rPr>
          <w:rtl w:val="0"/>
        </w:rPr>
      </w:r>
    </w:p>
    <w:p w:rsidR="00000000" w:rsidDel="00000000" w:rsidP="00000000" w:rsidRDefault="00000000" w:rsidRPr="00000000" w14:paraId="000000E4">
      <w:pPr>
        <w:tabs>
          <w:tab w:val="left" w:pos="426"/>
          <w:tab w:val="left" w:pos="567"/>
          <w:tab w:val="left" w:pos="1134"/>
          <w:tab w:val="left" w:pos="1701"/>
          <w:tab w:val="right" w:pos="9781"/>
        </w:tabs>
        <w:ind w:right="-45"/>
        <w:rPr/>
      </w:pPr>
      <w:r w:rsidDel="00000000" w:rsidR="00000000" w:rsidRPr="00000000">
        <w:rPr>
          <w:rtl w:val="0"/>
        </w:rPr>
      </w:r>
    </w:p>
    <w:p w:rsidR="00000000" w:rsidDel="00000000" w:rsidP="00000000" w:rsidRDefault="00000000" w:rsidRPr="00000000" w14:paraId="000000E5">
      <w:pPr>
        <w:tabs>
          <w:tab w:val="left" w:pos="1440"/>
          <w:tab w:val="left" w:pos="2160"/>
        </w:tabs>
        <w:ind w:left="720" w:hanging="720"/>
        <w:rPr/>
      </w:pPr>
      <w:r w:rsidDel="00000000" w:rsidR="00000000" w:rsidRPr="00000000">
        <w:rPr>
          <w:rtl w:val="0"/>
        </w:rPr>
        <w:t xml:space="preserve">A company sells food packs for travellers.</w:t>
      </w:r>
    </w:p>
    <w:p w:rsidR="00000000" w:rsidDel="00000000" w:rsidP="00000000" w:rsidRDefault="00000000" w:rsidRPr="00000000" w14:paraId="000000E6">
      <w:pPr>
        <w:tabs>
          <w:tab w:val="left" w:pos="1440"/>
          <w:tab w:val="left" w:pos="2160"/>
        </w:tabs>
        <w:ind w:left="720" w:hanging="720"/>
        <w:rPr/>
      </w:pPr>
      <w:r w:rsidDel="00000000" w:rsidR="00000000" w:rsidRPr="00000000">
        <w:rPr>
          <w:rtl w:val="0"/>
        </w:rPr>
        <w:t xml:space="preserve">A heath pack consists of 5 bottles of orange concentrate and 1 bottle of banana concentrate.</w:t>
      </w:r>
    </w:p>
    <w:p w:rsidR="00000000" w:rsidDel="00000000" w:rsidP="00000000" w:rsidRDefault="00000000" w:rsidRPr="00000000" w14:paraId="000000E7">
      <w:pPr>
        <w:tabs>
          <w:tab w:val="left" w:pos="1440"/>
          <w:tab w:val="left" w:pos="2160"/>
        </w:tabs>
        <w:ind w:left="720" w:hanging="720"/>
        <w:rPr>
          <w:sz w:val="24"/>
          <w:szCs w:val="24"/>
        </w:rPr>
      </w:pPr>
      <w:r w:rsidDel="00000000" w:rsidR="00000000" w:rsidRPr="00000000">
        <w:rPr>
          <w:rtl w:val="0"/>
        </w:rPr>
        <w:t xml:space="preserve">A diet pack consists of 2 bottles of orange concentrate and 3 bottles of banana concentrate.</w:t>
      </w:r>
      <w:r w:rsidDel="00000000" w:rsidR="00000000" w:rsidRPr="00000000">
        <w:rPr>
          <w:rtl w:val="0"/>
        </w:rPr>
      </w:r>
    </w:p>
    <w:p w:rsidR="00000000" w:rsidDel="00000000" w:rsidP="00000000" w:rsidRDefault="00000000" w:rsidRPr="00000000" w14:paraId="000000E8">
      <w:pPr>
        <w:tabs>
          <w:tab w:val="left" w:pos="1440"/>
          <w:tab w:val="left" w:pos="2160"/>
        </w:tabs>
        <w:ind w:left="720" w:hanging="720"/>
        <w:rPr>
          <w:sz w:val="24"/>
          <w:szCs w:val="24"/>
        </w:rPr>
      </w:pPr>
      <w:r w:rsidDel="00000000" w:rsidR="00000000" w:rsidRPr="00000000">
        <w:rPr>
          <w:sz w:val="24"/>
          <w:szCs w:val="24"/>
          <w:rtl w:val="0"/>
        </w:rPr>
        <w:t xml:space="preserve">Health packs cost $19 and Diet packs cost $18.</w:t>
      </w:r>
    </w:p>
    <w:p w:rsidR="00000000" w:rsidDel="00000000" w:rsidP="00000000" w:rsidRDefault="00000000" w:rsidRPr="00000000" w14:paraId="000000E9">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EA">
      <w:pPr>
        <w:tabs>
          <w:tab w:val="left" w:pos="1440"/>
          <w:tab w:val="left" w:pos="2160"/>
        </w:tabs>
        <w:ind w:left="720" w:hanging="720"/>
        <w:rPr>
          <w:sz w:val="24"/>
          <w:szCs w:val="24"/>
        </w:rPr>
      </w:pPr>
      <w:r w:rsidDel="00000000" w:rsidR="00000000" w:rsidRPr="00000000">
        <w:rPr>
          <w:sz w:val="24"/>
          <w:szCs w:val="24"/>
          <w:rtl w:val="0"/>
        </w:rPr>
        <w:t xml:space="preserve">(a)</w:t>
        <w:tab/>
        <w:t xml:space="preserve">Use the given information to form a system of equations to determine the cost of </w:t>
      </w:r>
    </w:p>
    <w:p w:rsidR="00000000" w:rsidDel="00000000" w:rsidP="00000000" w:rsidRDefault="00000000" w:rsidRPr="00000000" w14:paraId="000000EB">
      <w:pPr>
        <w:tabs>
          <w:tab w:val="left" w:pos="1440"/>
          <w:tab w:val="left" w:pos="2160"/>
        </w:tabs>
        <w:ind w:left="720" w:hanging="720"/>
        <w:rPr>
          <w:sz w:val="24"/>
          <w:szCs w:val="24"/>
        </w:rPr>
      </w:pPr>
      <w:r w:rsidDel="00000000" w:rsidR="00000000" w:rsidRPr="00000000">
        <w:rPr>
          <w:sz w:val="24"/>
          <w:szCs w:val="24"/>
          <w:rtl w:val="0"/>
        </w:rPr>
        <w:tab/>
        <w:t xml:space="preserve">each type of bottled concentrate.</w:t>
        <w:tab/>
        <w:tab/>
        <w:tab/>
        <w:tab/>
        <w:tab/>
        <w:tab/>
        <w:tab/>
        <w:t xml:space="preserve">(1 mark)</w:t>
        <w:tab/>
      </w:r>
    </w:p>
    <w:p w:rsidR="00000000" w:rsidDel="00000000" w:rsidP="00000000" w:rsidRDefault="00000000" w:rsidRPr="00000000" w14:paraId="000000EC">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ED">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EE">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EF">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0">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1">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2">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3">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4">
      <w:pPr>
        <w:tabs>
          <w:tab w:val="left" w:pos="1440"/>
          <w:tab w:val="left" w:pos="2160"/>
        </w:tabs>
        <w:ind w:left="720" w:hanging="720"/>
        <w:rPr>
          <w:sz w:val="24"/>
          <w:szCs w:val="24"/>
        </w:rPr>
      </w:pPr>
      <w:r w:rsidDel="00000000" w:rsidR="00000000" w:rsidRPr="00000000">
        <w:rPr>
          <w:rtl w:val="0"/>
        </w:rPr>
      </w:r>
    </w:p>
    <w:p w:rsidR="00000000" w:rsidDel="00000000" w:rsidP="00000000" w:rsidRDefault="00000000" w:rsidRPr="00000000" w14:paraId="000000F5">
      <w:pPr>
        <w:tabs>
          <w:tab w:val="left" w:pos="1440"/>
          <w:tab w:val="left" w:pos="2160"/>
        </w:tabs>
        <w:ind w:left="720" w:hanging="720"/>
        <w:rPr>
          <w:sz w:val="24"/>
          <w:szCs w:val="24"/>
        </w:rPr>
      </w:pPr>
      <w:r w:rsidDel="00000000" w:rsidR="00000000" w:rsidRPr="00000000">
        <w:rPr>
          <w:sz w:val="24"/>
          <w:szCs w:val="24"/>
          <w:rtl w:val="0"/>
        </w:rPr>
        <w:t xml:space="preserve">(b)</w:t>
        <w:tab/>
        <w:t xml:space="preserve">Use an inverse matrix method to solve the system. Show all steps in the solution.</w:t>
      </w:r>
    </w:p>
    <w:p w:rsidR="00000000" w:rsidDel="00000000" w:rsidP="00000000" w:rsidRDefault="00000000" w:rsidRPr="00000000" w14:paraId="000000F6">
      <w:pPr>
        <w:tabs>
          <w:tab w:val="left" w:pos="1440"/>
          <w:tab w:val="left" w:pos="2160"/>
        </w:tabs>
        <w:ind w:left="720" w:hanging="720"/>
        <w:rPr>
          <w:sz w:val="24"/>
          <w:szCs w:val="24"/>
        </w:rPr>
      </w:pPr>
      <w:r w:rsidDel="00000000" w:rsidR="00000000" w:rsidRPr="00000000">
        <w:rPr>
          <w:sz w:val="24"/>
          <w:szCs w:val="24"/>
          <w:rtl w:val="0"/>
        </w:rPr>
        <w:tab/>
        <w:tab/>
        <w:tab/>
        <w:tab/>
        <w:tab/>
        <w:tab/>
        <w:tab/>
        <w:tab/>
        <w:tab/>
        <w:tab/>
        <w:tab/>
        <w:tab/>
        <w:t xml:space="preserve">(3 marks)</w:t>
      </w:r>
    </w:p>
    <w:p w:rsidR="00000000" w:rsidDel="00000000" w:rsidP="00000000" w:rsidRDefault="00000000" w:rsidRPr="00000000" w14:paraId="000000F7">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8">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9">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A">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B">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C">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D">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E">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0FF">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0">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1">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2">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3">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4">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5">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6">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7">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8">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9">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A">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B">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C">
      <w:pPr>
        <w:tabs>
          <w:tab w:val="left" w:pos="567"/>
          <w:tab w:val="left" w:pos="1134"/>
          <w:tab w:val="left" w:pos="1701"/>
          <w:tab w:val="right" w:pos="10064"/>
        </w:tabs>
        <w:rPr/>
      </w:pPr>
      <w:r w:rsidDel="00000000" w:rsidR="00000000" w:rsidRPr="00000000">
        <w:rPr>
          <w:rtl w:val="0"/>
        </w:rPr>
      </w:r>
    </w:p>
    <w:p w:rsidR="00000000" w:rsidDel="00000000" w:rsidP="00000000" w:rsidRDefault="00000000" w:rsidRPr="00000000" w14:paraId="0000010D">
      <w:pPr>
        <w:tabs>
          <w:tab w:val="left" w:pos="567"/>
          <w:tab w:val="left" w:pos="1134"/>
          <w:tab w:val="left" w:pos="1701"/>
          <w:tab w:val="right" w:pos="9356"/>
        </w:tabs>
        <w:rPr/>
      </w:pPr>
      <w:r w:rsidDel="00000000" w:rsidR="00000000" w:rsidRPr="00000000">
        <w:rPr>
          <w:rtl w:val="0"/>
        </w:rPr>
      </w:r>
    </w:p>
    <w:p w:rsidR="00000000" w:rsidDel="00000000" w:rsidP="00000000" w:rsidRDefault="00000000" w:rsidRPr="00000000" w14:paraId="0000010E">
      <w:pPr>
        <w:tabs>
          <w:tab w:val="left" w:pos="567"/>
          <w:tab w:val="left" w:pos="1134"/>
          <w:tab w:val="left" w:pos="1701"/>
          <w:tab w:val="right" w:pos="9356"/>
        </w:tabs>
        <w:rPr/>
      </w:pPr>
      <w:r w:rsidDel="00000000" w:rsidR="00000000" w:rsidRPr="00000000">
        <w:rPr>
          <w:rtl w:val="0"/>
        </w:rPr>
      </w:r>
    </w:p>
    <w:p w:rsidR="00000000" w:rsidDel="00000000" w:rsidP="00000000" w:rsidRDefault="00000000" w:rsidRPr="00000000" w14:paraId="0000010F">
      <w:pPr>
        <w:tabs>
          <w:tab w:val="left" w:pos="567"/>
          <w:tab w:val="left" w:pos="1134"/>
          <w:tab w:val="left" w:pos="1701"/>
          <w:tab w:val="right" w:pos="9356"/>
        </w:tabs>
        <w:rPr/>
      </w:pPr>
      <w:r w:rsidDel="00000000" w:rsidR="00000000" w:rsidRPr="00000000">
        <w:rPr>
          <w:rtl w:val="0"/>
        </w:rPr>
      </w:r>
    </w:p>
    <w:p w:rsidR="00000000" w:rsidDel="00000000" w:rsidP="00000000" w:rsidRDefault="00000000" w:rsidRPr="00000000" w14:paraId="00000110">
      <w:pPr>
        <w:tabs>
          <w:tab w:val="left" w:pos="567"/>
          <w:tab w:val="left" w:pos="1134"/>
          <w:tab w:val="left" w:pos="1701"/>
          <w:tab w:val="right" w:pos="9781"/>
        </w:tabs>
        <w:rPr/>
      </w:pPr>
      <w:r w:rsidDel="00000000" w:rsidR="00000000" w:rsidRPr="00000000">
        <w:br w:type="page"/>
      </w:r>
      <w:r w:rsidDel="00000000" w:rsidR="00000000" w:rsidRPr="00000000">
        <w:rPr>
          <w:rtl w:val="0"/>
        </w:rPr>
      </w:r>
    </w:p>
    <w:p w:rsidR="00000000" w:rsidDel="00000000" w:rsidP="00000000" w:rsidRDefault="00000000" w:rsidRPr="00000000" w14:paraId="00000111">
      <w:pPr>
        <w:tabs>
          <w:tab w:val="left" w:pos="567"/>
          <w:tab w:val="left" w:pos="1134"/>
          <w:tab w:val="left" w:pos="1701"/>
          <w:tab w:val="right" w:pos="9781"/>
        </w:tabs>
        <w:rPr>
          <w:b w:val="1"/>
        </w:rPr>
      </w:pPr>
      <w:r w:rsidDel="00000000" w:rsidR="00000000" w:rsidRPr="00000000">
        <w:rPr>
          <w:b w:val="1"/>
          <w:rtl w:val="0"/>
        </w:rPr>
        <w:t xml:space="preserve">Question 12</w:t>
        <w:tab/>
        <w:t xml:space="preserve">(8 marks)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tabs>
          <w:tab w:val="left" w:pos="567"/>
          <w:tab w:val="left" w:pos="1134"/>
          <w:tab w:val="left" w:pos="1701"/>
          <w:tab w:val="left" w:pos="9498"/>
        </w:tabs>
        <w:rPr/>
      </w:pPr>
      <w:r w:rsidDel="00000000" w:rsidR="00000000" w:rsidRPr="00000000">
        <w:rPr>
          <w:rtl w:val="0"/>
        </w:rPr>
        <w:t xml:space="preserve">A helicopter wishes to travel due east to his destination 8 km away. However, there is a wind blowing from the north at 30 km/hr.</w:t>
      </w:r>
    </w:p>
    <w:p w:rsidR="00000000" w:rsidDel="00000000" w:rsidP="00000000" w:rsidRDefault="00000000" w:rsidRPr="00000000" w14:paraId="00000114">
      <w:pPr>
        <w:tabs>
          <w:tab w:val="left" w:pos="567"/>
          <w:tab w:val="left" w:pos="1134"/>
          <w:tab w:val="left" w:pos="1701"/>
          <w:tab w:val="left" w:pos="9498"/>
        </w:tabs>
        <w:rPr/>
      </w:pPr>
      <w:r w:rsidDel="00000000" w:rsidR="00000000" w:rsidRPr="00000000">
        <w:rPr>
          <w:rtl w:val="0"/>
        </w:rPr>
        <w:t xml:space="preserve">The helicopter can travel at 60 km/hr in still conditions.</w:t>
      </w:r>
    </w:p>
    <w:p w:rsidR="00000000" w:rsidDel="00000000" w:rsidP="00000000" w:rsidRDefault="00000000" w:rsidRPr="00000000" w14:paraId="00000115">
      <w:pPr>
        <w:tabs>
          <w:tab w:val="left" w:pos="567"/>
          <w:tab w:val="left" w:pos="1134"/>
          <w:tab w:val="left" w:pos="1701"/>
          <w:tab w:val="left" w:pos="9498"/>
        </w:tabs>
        <w:rPr/>
      </w:pPr>
      <w:r w:rsidDel="00000000" w:rsidR="00000000" w:rsidRPr="00000000">
        <w:rPr>
          <w:rtl w:val="0"/>
        </w:rPr>
      </w:r>
    </w:p>
    <w:p w:rsidR="00000000" w:rsidDel="00000000" w:rsidP="00000000" w:rsidRDefault="00000000" w:rsidRPr="00000000" w14:paraId="00000116">
      <w:pPr>
        <w:tabs>
          <w:tab w:val="left" w:pos="567"/>
          <w:tab w:val="left" w:pos="1134"/>
          <w:tab w:val="left" w:pos="1701"/>
          <w:tab w:val="right" w:pos="9923"/>
        </w:tabs>
        <w:rPr/>
      </w:pPr>
      <w:r w:rsidDel="00000000" w:rsidR="00000000" w:rsidRPr="00000000">
        <w:rPr>
          <w:rtl w:val="0"/>
        </w:rPr>
        <w:t xml:space="preserve">(a)</w:t>
        <w:tab/>
        <w:t xml:space="preserve">Use the axes below to draw a diagram of the situation.</w:t>
        <w:tab/>
        <w:t xml:space="preserve">(2 marks)</w:t>
      </w:r>
    </w:p>
    <w:p w:rsidR="00000000" w:rsidDel="00000000" w:rsidP="00000000" w:rsidRDefault="00000000" w:rsidRPr="00000000" w14:paraId="00000117">
      <w:pPr>
        <w:tabs>
          <w:tab w:val="left" w:pos="567"/>
          <w:tab w:val="left" w:pos="1134"/>
          <w:tab w:val="left" w:pos="1701"/>
          <w:tab w:val="right" w:pos="9923"/>
        </w:tabs>
        <w:rPr/>
      </w:pPr>
      <w:r w:rsidDel="00000000" w:rsidR="00000000" w:rsidRPr="00000000">
        <w:rPr>
          <w:rtl w:val="0"/>
        </w:rPr>
      </w:r>
      <w:r w:rsidDel="00000000" w:rsidR="00000000" w:rsidRPr="00000000">
        <w:pict>
          <v:shape id="_x0000_s1027" style="position:absolute;margin-left:121.8pt;margin-top:11.95pt;width:211pt;height:190.9pt;z-index:251660288;mso-position-horizontal-relative:margin;mso-position-vertical-relative:text;mso-position-horizontal:absolute;mso-position-vertical:absolute;" type="#_x0000_t75">
            <v:imagedata r:id="rId26" o:title=""/>
          </v:shape>
          <o:OLEObject DrawAspect="Content" r:id="rId27" ObjectID="_1594011427" ProgID="FXDraw.Graphic" ShapeID="_x0000_s1027" Type="Embed"/>
        </w:pict>
      </w:r>
    </w:p>
    <w:p w:rsidR="00000000" w:rsidDel="00000000" w:rsidP="00000000" w:rsidRDefault="00000000" w:rsidRPr="00000000" w14:paraId="00000118">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9">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A">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B">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C">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D">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E">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1F">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0">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1">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2">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3">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4">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5">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6">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7">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8">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9">
      <w:pPr>
        <w:tabs>
          <w:tab w:val="left" w:pos="567"/>
          <w:tab w:val="left" w:pos="1134"/>
          <w:tab w:val="left" w:pos="1701"/>
          <w:tab w:val="right" w:pos="9923"/>
        </w:tabs>
        <w:rPr/>
      </w:pPr>
      <w:r w:rsidDel="00000000" w:rsidR="00000000" w:rsidRPr="00000000">
        <w:rPr>
          <w:rtl w:val="0"/>
        </w:rPr>
      </w:r>
    </w:p>
    <w:p w:rsidR="00000000" w:rsidDel="00000000" w:rsidP="00000000" w:rsidRDefault="00000000" w:rsidRPr="00000000" w14:paraId="0000012A">
      <w:pPr>
        <w:tabs>
          <w:tab w:val="left" w:pos="567"/>
          <w:tab w:val="left" w:pos="1134"/>
          <w:tab w:val="left" w:pos="1701"/>
          <w:tab w:val="right" w:pos="9923"/>
        </w:tabs>
        <w:ind w:left="564" w:hanging="564"/>
        <w:rPr/>
      </w:pPr>
      <w:r w:rsidDel="00000000" w:rsidR="00000000" w:rsidRPr="00000000">
        <w:rPr>
          <w:rtl w:val="0"/>
        </w:rPr>
        <w:t xml:space="preserve">(b)</w:t>
        <w:tab/>
        <w:t xml:space="preserve">Determine the direction in which the helicopter should head in order to achieve the Easterly result.</w:t>
        <w:tab/>
        <w:tab/>
        <w:t xml:space="preserve"> </w:t>
        <w:tab/>
        <w:tab/>
        <w:t xml:space="preserve">(4 marks)</w:t>
      </w:r>
    </w:p>
    <w:p w:rsidR="00000000" w:rsidDel="00000000" w:rsidP="00000000" w:rsidRDefault="00000000" w:rsidRPr="00000000" w14:paraId="0000012B">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2C">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2D">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2E">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2F">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0">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1">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2">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3">
      <w:pPr>
        <w:tabs>
          <w:tab w:val="left" w:pos="567"/>
          <w:tab w:val="left" w:pos="1134"/>
          <w:tab w:val="left" w:pos="1701"/>
          <w:tab w:val="right" w:pos="9923"/>
        </w:tabs>
        <w:ind w:left="564" w:hanging="564"/>
        <w:rPr/>
      </w:pPr>
      <w:r w:rsidDel="00000000" w:rsidR="00000000" w:rsidRPr="00000000">
        <w:rPr>
          <w:rtl w:val="0"/>
        </w:rPr>
        <w:tab/>
      </w:r>
    </w:p>
    <w:p w:rsidR="00000000" w:rsidDel="00000000" w:rsidP="00000000" w:rsidRDefault="00000000" w:rsidRPr="00000000" w14:paraId="00000134">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5">
      <w:pPr>
        <w:tabs>
          <w:tab w:val="left" w:pos="567"/>
          <w:tab w:val="left" w:pos="1134"/>
          <w:tab w:val="left" w:pos="1701"/>
          <w:tab w:val="right" w:pos="9923"/>
        </w:tabs>
        <w:ind w:left="564" w:hanging="564"/>
        <w:rPr/>
      </w:pPr>
      <w:r w:rsidDel="00000000" w:rsidR="00000000" w:rsidRPr="00000000">
        <w:rPr>
          <w:rtl w:val="0"/>
        </w:rPr>
      </w:r>
    </w:p>
    <w:p w:rsidR="00000000" w:rsidDel="00000000" w:rsidP="00000000" w:rsidRDefault="00000000" w:rsidRPr="00000000" w14:paraId="00000136">
      <w:pPr>
        <w:tabs>
          <w:tab w:val="left" w:pos="567"/>
          <w:tab w:val="left" w:pos="1134"/>
          <w:tab w:val="left" w:pos="1701"/>
          <w:tab w:val="right" w:pos="9923"/>
        </w:tabs>
        <w:ind w:left="564" w:hanging="564"/>
        <w:rPr/>
      </w:pPr>
      <w:bookmarkStart w:colFirst="0" w:colLast="0" w:name="_heading=h.30j0zll" w:id="1"/>
      <w:bookmarkEnd w:id="1"/>
      <w:r w:rsidDel="00000000" w:rsidR="00000000" w:rsidRPr="00000000">
        <w:rPr>
          <w:rtl w:val="0"/>
        </w:rPr>
        <w:t xml:space="preserve">(c)</w:t>
        <w:tab/>
        <w:t xml:space="preserve">How many minutes will it take the helicopter to reach his destination? </w:t>
        <w:tab/>
        <w:t xml:space="preserve">(2 marks)</w:t>
      </w:r>
    </w:p>
    <w:p w:rsidR="00000000" w:rsidDel="00000000" w:rsidP="00000000" w:rsidRDefault="00000000" w:rsidRPr="00000000" w14:paraId="00000137">
      <w:pPr>
        <w:tabs>
          <w:tab w:val="left" w:pos="567"/>
          <w:tab w:val="left" w:pos="1134"/>
          <w:tab w:val="left" w:pos="1701"/>
          <w:tab w:val="right" w:pos="9923"/>
        </w:tabs>
        <w:rPr/>
      </w:pPr>
      <w:r w:rsidDel="00000000" w:rsidR="00000000" w:rsidRPr="00000000">
        <w:rPr>
          <w:rFonts w:ascii="Times New Roman" w:cs="Times New Roman" w:eastAsia="Times New Roman" w:hAnsi="Times New Roman"/>
          <w:rtl w:val="0"/>
        </w:rPr>
        <w:tab/>
        <w:tab/>
        <w:tab/>
        <w:tab/>
      </w:r>
      <w:r w:rsidDel="00000000" w:rsidR="00000000" w:rsidRPr="00000000">
        <w:rPr>
          <w:rtl w:val="0"/>
        </w:rPr>
      </w:r>
    </w:p>
    <w:p w:rsidR="00000000" w:rsidDel="00000000" w:rsidP="00000000" w:rsidRDefault="00000000" w:rsidRPr="00000000" w14:paraId="00000138">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9">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A">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B">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C">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D">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3E">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3F">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40">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41">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42">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43">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44">
      <w:pPr>
        <w:tabs>
          <w:tab w:val="left" w:pos="567"/>
          <w:tab w:val="left" w:pos="1134"/>
          <w:tab w:val="left" w:pos="1701"/>
          <w:tab w:val="right" w:pos="9781"/>
        </w:tabs>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45">
      <w:pPr>
        <w:tabs>
          <w:tab w:val="left" w:pos="567"/>
          <w:tab w:val="left" w:pos="1134"/>
          <w:tab w:val="left" w:pos="1701"/>
          <w:tab w:val="right" w:pos="9781"/>
        </w:tabs>
        <w:rPr>
          <w:b w:val="1"/>
        </w:rPr>
      </w:pPr>
      <w:r w:rsidDel="00000000" w:rsidR="00000000" w:rsidRPr="00000000">
        <w:rPr>
          <w:b w:val="1"/>
          <w:rtl w:val="0"/>
        </w:rPr>
        <w:t xml:space="preserve">Question 13</w:t>
        <w:tab/>
        <w:t xml:space="preserve">(13 marks) </w:t>
      </w:r>
    </w:p>
    <w:p w:rsidR="00000000" w:rsidDel="00000000" w:rsidP="00000000" w:rsidRDefault="00000000" w:rsidRPr="00000000" w14:paraId="00000146">
      <w:pPr>
        <w:tabs>
          <w:tab w:val="left" w:pos="9072"/>
        </w:tabs>
        <w:rPr/>
      </w:pPr>
      <w:r w:rsidDel="00000000" w:rsidR="00000000" w:rsidRPr="00000000">
        <w:rPr>
          <w:rtl w:val="0"/>
        </w:rPr>
        <w:tab/>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left" w:pos="9072"/>
        </w:tabs>
        <w:spacing w:after="120" w:before="0" w:line="240" w:lineRule="auto"/>
        <w:ind w:left="567" w:right="0" w:hanging="5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tabs>
          <w:tab w:val="left" w:pos="567"/>
          <w:tab w:val="left" w:pos="1134"/>
          <w:tab w:val="left" w:pos="9072"/>
        </w:tabs>
        <w:rPr/>
      </w:pPr>
      <w:r w:rsidDel="00000000" w:rsidR="00000000" w:rsidRPr="00000000">
        <w:rPr>
          <w:rtl w:val="0"/>
        </w:rPr>
        <w:tab/>
        <w:t xml:space="preserve"> </w:t>
        <w:tab/>
      </w:r>
      <w:r w:rsidDel="00000000" w:rsidR="00000000" w:rsidRPr="00000000">
        <w:rPr>
          <w:color w:val="ff0000"/>
          <w:sz w:val="36.66666666666667"/>
          <w:szCs w:val="36.66666666666667"/>
          <w:vertAlign w:val="subscript"/>
        </w:rPr>
        <w:pict>
          <v:shape id="_x0000_i1038" style="width:230.25pt;height:45.75pt" o:ole="" type="#_x0000_t75">
            <v:imagedata r:id="rId28" o:title=""/>
          </v:shape>
          <o:OLEObject DrawAspect="Content" r:id="rId29" ObjectID="_1594011415" ProgID="FXEquation.Equation" ShapeID="_x0000_i1038" Type="Embed"/>
        </w:pict>
      </w:r>
      <w:r w:rsidDel="00000000" w:rsidR="00000000" w:rsidRPr="00000000">
        <w:rPr>
          <w:rtl w:val="0"/>
        </w:rPr>
        <w:t xml:space="preserve"> </w:t>
      </w:r>
    </w:p>
    <w:p w:rsidR="00000000" w:rsidDel="00000000" w:rsidP="00000000" w:rsidRDefault="00000000" w:rsidRPr="00000000" w14:paraId="00000149">
      <w:pPr>
        <w:tabs>
          <w:tab w:val="left" w:pos="567"/>
          <w:tab w:val="left" w:pos="1134"/>
          <w:tab w:val="left" w:pos="9072"/>
        </w:tabs>
        <w:rPr/>
      </w:pPr>
      <w:r w:rsidDel="00000000" w:rsidR="00000000" w:rsidRPr="00000000">
        <w:rPr>
          <w:rtl w:val="0"/>
        </w:rPr>
      </w:r>
    </w:p>
    <w:p w:rsidR="00000000" w:rsidDel="00000000" w:rsidP="00000000" w:rsidRDefault="00000000" w:rsidRPr="00000000" w14:paraId="0000014A">
      <w:pPr>
        <w:tabs>
          <w:tab w:val="left" w:pos="567"/>
          <w:tab w:val="left" w:pos="1134"/>
          <w:tab w:val="left" w:pos="9072"/>
        </w:tabs>
        <w:rPr/>
      </w:pPr>
      <w:r w:rsidDel="00000000" w:rsidR="00000000" w:rsidRPr="00000000">
        <w:rPr>
          <w:rtl w:val="0"/>
        </w:rPr>
        <w:t xml:space="preserve">(a)</w:t>
        <w:tab/>
        <w:t xml:space="preserve">Determine:</w:t>
      </w:r>
    </w:p>
    <w:p w:rsidR="00000000" w:rsidDel="00000000" w:rsidP="00000000" w:rsidRDefault="00000000" w:rsidRPr="00000000" w14:paraId="0000014B">
      <w:pPr>
        <w:tabs>
          <w:tab w:val="left" w:pos="567"/>
          <w:tab w:val="left" w:pos="1134"/>
          <w:tab w:val="left" w:pos="9072"/>
        </w:tabs>
        <w:rPr/>
      </w:pPr>
      <w:r w:rsidDel="00000000" w:rsidR="00000000" w:rsidRPr="00000000">
        <w:rPr>
          <w:rtl w:val="0"/>
        </w:rPr>
      </w:r>
    </w:p>
    <w:p w:rsidR="00000000" w:rsidDel="00000000" w:rsidP="00000000" w:rsidRDefault="00000000" w:rsidRPr="00000000" w14:paraId="0000014C">
      <w:pPr>
        <w:tabs>
          <w:tab w:val="left" w:pos="567"/>
          <w:tab w:val="left" w:pos="1134"/>
          <w:tab w:val="left" w:pos="9072"/>
        </w:tabs>
        <w:rPr>
          <w:i w:val="1"/>
        </w:rPr>
      </w:pPr>
      <w:bookmarkStart w:colFirst="0" w:colLast="0" w:name="_heading=h.1fob9te" w:id="2"/>
      <w:bookmarkEnd w:id="2"/>
      <w:r w:rsidDel="00000000" w:rsidR="00000000" w:rsidRPr="00000000">
        <w:rPr>
          <w:rtl w:val="0"/>
        </w:rPr>
        <w:tab/>
        <w:t xml:space="preserve">(i)</w:t>
        <w:tab/>
      </w:r>
      <w:r w:rsidDel="00000000" w:rsidR="00000000" w:rsidRPr="00000000">
        <w:rPr>
          <w:i w:val="1"/>
          <w:rtl w:val="0"/>
        </w:rPr>
        <w:t xml:space="preserve">A</w:t>
      </w:r>
      <w:r w:rsidDel="00000000" w:rsidR="00000000" w:rsidRPr="00000000">
        <w:rPr>
          <w:vertAlign w:val="superscript"/>
          <w:rtl w:val="0"/>
        </w:rPr>
        <w:t xml:space="preserve">2</w:t>
      </w:r>
      <w:r w:rsidDel="00000000" w:rsidR="00000000" w:rsidRPr="00000000">
        <w:rPr>
          <w:rtl w:val="0"/>
        </w:rPr>
        <w:t xml:space="preserve">, and describe it as a transformation.</w:t>
        <w:tab/>
        <w:t xml:space="preserve">(2 marks)</w:t>
      </w:r>
      <w:r w:rsidDel="00000000" w:rsidR="00000000" w:rsidRPr="00000000">
        <w:rPr>
          <w:rtl w:val="0"/>
        </w:rPr>
      </w:r>
    </w:p>
    <w:p w:rsidR="00000000" w:rsidDel="00000000" w:rsidP="00000000" w:rsidRDefault="00000000" w:rsidRPr="00000000" w14:paraId="0000014D">
      <w:pPr>
        <w:tabs>
          <w:tab w:val="left" w:pos="567"/>
          <w:tab w:val="left" w:pos="1134"/>
          <w:tab w:val="left" w:pos="9072"/>
        </w:tabs>
        <w:rPr/>
      </w:pPr>
      <w:r w:rsidDel="00000000" w:rsidR="00000000" w:rsidRPr="00000000">
        <w:rPr>
          <w:rtl w:val="0"/>
        </w:rPr>
      </w:r>
    </w:p>
    <w:p w:rsidR="00000000" w:rsidDel="00000000" w:rsidP="00000000" w:rsidRDefault="00000000" w:rsidRPr="00000000" w14:paraId="0000014E">
      <w:pPr>
        <w:tabs>
          <w:tab w:val="left" w:pos="567"/>
          <w:tab w:val="left" w:pos="1134"/>
          <w:tab w:val="left" w:pos="9072"/>
        </w:tabs>
        <w:rPr/>
      </w:pPr>
      <w:r w:rsidDel="00000000" w:rsidR="00000000" w:rsidRPr="00000000">
        <w:rPr>
          <w:rtl w:val="0"/>
        </w:rPr>
      </w:r>
    </w:p>
    <w:p w:rsidR="00000000" w:rsidDel="00000000" w:rsidP="00000000" w:rsidRDefault="00000000" w:rsidRPr="00000000" w14:paraId="0000014F">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0">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1">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2">
      <w:pPr>
        <w:tabs>
          <w:tab w:val="left" w:pos="567"/>
          <w:tab w:val="left" w:pos="1134"/>
          <w:tab w:val="left" w:pos="9072"/>
        </w:tabs>
        <w:rPr/>
      </w:pPr>
      <w:r w:rsidDel="00000000" w:rsidR="00000000" w:rsidRPr="00000000">
        <w:rPr>
          <w:rtl w:val="0"/>
        </w:rPr>
        <w:tab/>
        <w:t xml:space="preserve">(ii)</w:t>
        <w:tab/>
      </w:r>
      <w:r w:rsidDel="00000000" w:rsidR="00000000" w:rsidRPr="00000000">
        <w:rPr>
          <w:i w:val="1"/>
          <w:rtl w:val="0"/>
        </w:rPr>
        <w:t xml:space="preserve">A</w:t>
      </w:r>
      <w:r w:rsidDel="00000000" w:rsidR="00000000" w:rsidRPr="00000000">
        <w:rPr>
          <w:vertAlign w:val="superscript"/>
          <w:rtl w:val="0"/>
        </w:rPr>
        <w:t xml:space="preserve">3</w:t>
      </w:r>
      <w:r w:rsidDel="00000000" w:rsidR="00000000" w:rsidRPr="00000000">
        <w:rPr>
          <w:rtl w:val="0"/>
        </w:rPr>
        <w:t xml:space="preserve">, and describe it as a transformation.</w:t>
        <w:tab/>
        <w:t xml:space="preserve">(2 marks)</w:t>
      </w:r>
    </w:p>
    <w:p w:rsidR="00000000" w:rsidDel="00000000" w:rsidP="00000000" w:rsidRDefault="00000000" w:rsidRPr="00000000" w14:paraId="00000153">
      <w:pPr>
        <w:tabs>
          <w:tab w:val="left" w:pos="567"/>
          <w:tab w:val="left" w:pos="1134"/>
          <w:tab w:val="left" w:pos="9072"/>
        </w:tabs>
        <w:rPr/>
      </w:pPr>
      <w:r w:rsidDel="00000000" w:rsidR="00000000" w:rsidRPr="00000000">
        <w:rPr>
          <w:rtl w:val="0"/>
        </w:rPr>
        <w:tab/>
      </w:r>
    </w:p>
    <w:p w:rsidR="00000000" w:rsidDel="00000000" w:rsidP="00000000" w:rsidRDefault="00000000" w:rsidRPr="00000000" w14:paraId="00000154">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5">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6">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7">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8">
      <w:pPr>
        <w:tabs>
          <w:tab w:val="left" w:pos="567"/>
          <w:tab w:val="left" w:pos="1134"/>
          <w:tab w:val="left" w:pos="9072"/>
        </w:tabs>
        <w:rPr/>
      </w:pPr>
      <w:r w:rsidDel="00000000" w:rsidR="00000000" w:rsidRPr="00000000">
        <w:rPr>
          <w:rtl w:val="0"/>
        </w:rPr>
        <w:t xml:space="preserve">     </w:t>
        <w:tab/>
      </w:r>
    </w:p>
    <w:p w:rsidR="00000000" w:rsidDel="00000000" w:rsidP="00000000" w:rsidRDefault="00000000" w:rsidRPr="00000000" w14:paraId="00000159">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A">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B">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C">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D">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E">
      <w:pPr>
        <w:tabs>
          <w:tab w:val="left" w:pos="567"/>
          <w:tab w:val="left" w:pos="1134"/>
          <w:tab w:val="left" w:pos="9072"/>
        </w:tabs>
        <w:rPr/>
      </w:pPr>
      <w:r w:rsidDel="00000000" w:rsidR="00000000" w:rsidRPr="00000000">
        <w:rPr>
          <w:rtl w:val="0"/>
        </w:rPr>
      </w:r>
    </w:p>
    <w:p w:rsidR="00000000" w:rsidDel="00000000" w:rsidP="00000000" w:rsidRDefault="00000000" w:rsidRPr="00000000" w14:paraId="0000015F">
      <w:pPr>
        <w:tabs>
          <w:tab w:val="left" w:pos="567"/>
          <w:tab w:val="left" w:pos="1134"/>
          <w:tab w:val="left" w:pos="9072"/>
        </w:tabs>
        <w:rPr/>
      </w:pPr>
      <w:r w:rsidDel="00000000" w:rsidR="00000000" w:rsidRPr="00000000">
        <w:rPr>
          <w:rtl w:val="0"/>
        </w:rPr>
        <w:t xml:space="preserve">(b)</w:t>
        <w:tab/>
        <w:t xml:space="preserve">If </w:t>
      </w:r>
      <w:r w:rsidDel="00000000" w:rsidR="00000000" w:rsidRPr="00000000">
        <w:rPr>
          <w:i w:val="1"/>
          <w:rtl w:val="0"/>
        </w:rPr>
        <w:t xml:space="preserve">PB</w:t>
      </w:r>
      <w:r w:rsidDel="00000000" w:rsidR="00000000" w:rsidRPr="00000000">
        <w:rPr>
          <w:rtl w:val="0"/>
        </w:rPr>
        <w:t xml:space="preserve"> = 6[ </w:t>
      </w:r>
      <w:r w:rsidDel="00000000" w:rsidR="00000000" w:rsidRPr="00000000">
        <w:rPr>
          <w:i w:val="1"/>
          <w:rtl w:val="0"/>
        </w:rPr>
        <w:t xml:space="preserve">B</w:t>
      </w: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− 2</w:t>
          </w:r>
        </w:sdtContent>
      </w:sdt>
      <w:r w:rsidDel="00000000" w:rsidR="00000000" w:rsidRPr="00000000">
        <w:rPr>
          <w:i w:val="1"/>
          <w:rtl w:val="0"/>
        </w:rPr>
        <w:t xml:space="preserve">A</w:t>
      </w:r>
      <w:r w:rsidDel="00000000" w:rsidR="00000000" w:rsidRPr="00000000">
        <w:rPr>
          <w:rtl w:val="0"/>
        </w:rPr>
        <w:t xml:space="preserve"> ], determine </w:t>
      </w:r>
      <w:r w:rsidDel="00000000" w:rsidR="00000000" w:rsidRPr="00000000">
        <w:rPr>
          <w:i w:val="1"/>
          <w:rtl w:val="0"/>
        </w:rPr>
        <w:t xml:space="preserve">P</w:t>
      </w:r>
      <w:r w:rsidDel="00000000" w:rsidR="00000000" w:rsidRPr="00000000">
        <w:rPr>
          <w:rtl w:val="0"/>
        </w:rPr>
        <w:t xml:space="preserve">.</w:t>
        <w:tab/>
        <w:t xml:space="preserve">(3 marks)</w:t>
      </w:r>
    </w:p>
    <w:p w:rsidR="00000000" w:rsidDel="00000000" w:rsidP="00000000" w:rsidRDefault="00000000" w:rsidRPr="00000000" w14:paraId="00000160">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1">
      <w:pPr>
        <w:tabs>
          <w:tab w:val="left" w:pos="567"/>
          <w:tab w:val="left" w:pos="1134"/>
          <w:tab w:val="left" w:pos="9072"/>
        </w:tabs>
        <w:rPr>
          <w:highlight w:val="yellow"/>
        </w:rPr>
      </w:pPr>
      <w:r w:rsidDel="00000000" w:rsidR="00000000" w:rsidRPr="00000000">
        <w:rPr>
          <w:rtl w:val="0"/>
        </w:rPr>
      </w:r>
    </w:p>
    <w:p w:rsidR="00000000" w:rsidDel="00000000" w:rsidP="00000000" w:rsidRDefault="00000000" w:rsidRPr="00000000" w14:paraId="00000162">
      <w:pPr>
        <w:tabs>
          <w:tab w:val="left" w:pos="567"/>
          <w:tab w:val="left" w:pos="1134"/>
          <w:tab w:val="left" w:pos="9072"/>
        </w:tabs>
        <w:rPr>
          <w:highlight w:val="yellow"/>
        </w:rPr>
      </w:pPr>
      <w:r w:rsidDel="00000000" w:rsidR="00000000" w:rsidRPr="00000000">
        <w:rPr>
          <w:rtl w:val="0"/>
        </w:rPr>
      </w:r>
    </w:p>
    <w:p w:rsidR="00000000" w:rsidDel="00000000" w:rsidP="00000000" w:rsidRDefault="00000000" w:rsidRPr="00000000" w14:paraId="00000163">
      <w:pPr>
        <w:tabs>
          <w:tab w:val="left" w:pos="567"/>
          <w:tab w:val="left" w:pos="1134"/>
          <w:tab w:val="left" w:pos="9072"/>
        </w:tabs>
        <w:rPr/>
      </w:pPr>
      <w:r w:rsidDel="00000000" w:rsidR="00000000" w:rsidRPr="00000000">
        <w:br w:type="page"/>
      </w:r>
      <w:r w:rsidDel="00000000" w:rsidR="00000000" w:rsidRPr="00000000">
        <w:rPr>
          <w:b w:val="1"/>
          <w:i w:val="1"/>
          <w:rtl w:val="0"/>
        </w:rPr>
        <w:t xml:space="preserve">Question 13 continued.</w:t>
      </w:r>
      <w:r w:rsidDel="00000000" w:rsidR="00000000" w:rsidRPr="00000000">
        <w:rPr>
          <w:rtl w:val="0"/>
        </w:rPr>
      </w:r>
    </w:p>
    <w:p w:rsidR="00000000" w:rsidDel="00000000" w:rsidP="00000000" w:rsidRDefault="00000000" w:rsidRPr="00000000" w14:paraId="00000164">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5">
      <w:pPr>
        <w:tabs>
          <w:tab w:val="left" w:pos="567"/>
          <w:tab w:val="left" w:pos="1134"/>
          <w:tab w:val="left" w:pos="9072"/>
        </w:tabs>
        <w:rPr/>
      </w:pPr>
      <w:r w:rsidDel="00000000" w:rsidR="00000000" w:rsidRPr="00000000">
        <w:rPr>
          <w:rtl w:val="0"/>
        </w:rPr>
        <w:t xml:space="preserve">(c)</w:t>
        <w:tab/>
        <w:t xml:space="preserve">Find the image of the point (2, 3) under the transformation that is equivalent </w:t>
      </w:r>
    </w:p>
    <w:p w:rsidR="00000000" w:rsidDel="00000000" w:rsidP="00000000" w:rsidRDefault="00000000" w:rsidRPr="00000000" w14:paraId="00000166">
      <w:pPr>
        <w:tabs>
          <w:tab w:val="left" w:pos="567"/>
          <w:tab w:val="left" w:pos="1134"/>
          <w:tab w:val="left" w:pos="9072"/>
        </w:tabs>
        <w:rPr/>
      </w:pPr>
      <w:r w:rsidDel="00000000" w:rsidR="00000000" w:rsidRPr="00000000">
        <w:rPr>
          <w:rtl w:val="0"/>
        </w:rPr>
        <w:tab/>
        <w:t xml:space="preserve">to A followed by B.</w:t>
        <w:tab/>
        <w:t xml:space="preserve">(2 marks)</w:t>
      </w:r>
    </w:p>
    <w:p w:rsidR="00000000" w:rsidDel="00000000" w:rsidP="00000000" w:rsidRDefault="00000000" w:rsidRPr="00000000" w14:paraId="00000167">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8">
      <w:pPr>
        <w:tabs>
          <w:tab w:val="left" w:pos="567"/>
          <w:tab w:val="left" w:pos="1134"/>
          <w:tab w:val="left" w:pos="9072"/>
        </w:tabs>
        <w:rPr/>
      </w:pPr>
      <w:r w:rsidDel="00000000" w:rsidR="00000000" w:rsidRPr="00000000">
        <w:rPr>
          <w:rtl w:val="0"/>
        </w:rPr>
        <w:tab/>
      </w:r>
    </w:p>
    <w:p w:rsidR="00000000" w:rsidDel="00000000" w:rsidP="00000000" w:rsidRDefault="00000000" w:rsidRPr="00000000" w14:paraId="00000169">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A">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B">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C">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D">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E">
      <w:pPr>
        <w:tabs>
          <w:tab w:val="left" w:pos="567"/>
          <w:tab w:val="left" w:pos="1134"/>
          <w:tab w:val="left" w:pos="9072"/>
        </w:tabs>
        <w:rPr/>
      </w:pPr>
      <w:r w:rsidDel="00000000" w:rsidR="00000000" w:rsidRPr="00000000">
        <w:rPr>
          <w:rtl w:val="0"/>
        </w:rPr>
      </w:r>
    </w:p>
    <w:p w:rsidR="00000000" w:rsidDel="00000000" w:rsidP="00000000" w:rsidRDefault="00000000" w:rsidRPr="00000000" w14:paraId="0000016F">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0">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1">
      <w:pPr>
        <w:tabs>
          <w:tab w:val="left" w:pos="567"/>
          <w:tab w:val="left" w:pos="1134"/>
          <w:tab w:val="left" w:pos="9072"/>
        </w:tabs>
        <w:rPr/>
      </w:pPr>
      <w:r w:rsidDel="00000000" w:rsidR="00000000" w:rsidRPr="00000000">
        <w:rPr>
          <w:rtl w:val="0"/>
        </w:rPr>
        <w:t xml:space="preserve">(d)</w:t>
        <w:tab/>
        <w:t xml:space="preserve">If B was applied to a square of side length 5 units, what would be the area of </w:t>
      </w:r>
    </w:p>
    <w:p w:rsidR="00000000" w:rsidDel="00000000" w:rsidP="00000000" w:rsidRDefault="00000000" w:rsidRPr="00000000" w14:paraId="00000172">
      <w:pPr>
        <w:tabs>
          <w:tab w:val="left" w:pos="567"/>
          <w:tab w:val="left" w:pos="1134"/>
          <w:tab w:val="left" w:pos="9072"/>
        </w:tabs>
        <w:rPr/>
      </w:pPr>
      <w:r w:rsidDel="00000000" w:rsidR="00000000" w:rsidRPr="00000000">
        <w:rPr>
          <w:rtl w:val="0"/>
        </w:rPr>
        <w:tab/>
        <w:t xml:space="preserve">the resultant figure?</w:t>
        <w:tab/>
        <w:t xml:space="preserve">(2 marks)</w:t>
      </w:r>
    </w:p>
    <w:p w:rsidR="00000000" w:rsidDel="00000000" w:rsidP="00000000" w:rsidRDefault="00000000" w:rsidRPr="00000000" w14:paraId="00000173">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4">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5">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6">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7">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8">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9">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A">
      <w:pPr>
        <w:tabs>
          <w:tab w:val="left" w:pos="567"/>
          <w:tab w:val="left" w:pos="1134"/>
          <w:tab w:val="left" w:pos="9072"/>
        </w:tabs>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9072"/>
        </w:tabs>
        <w:spacing w:after="0" w:before="0" w:line="240" w:lineRule="auto"/>
        <w:ind w:left="567" w:right="0" w:hanging="567"/>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tab/>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9072"/>
        </w:tabs>
        <w:spacing w:after="0" w:before="0" w:line="240" w:lineRule="auto"/>
        <w:ind w:left="567" w:right="0" w:hanging="567"/>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9072"/>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tab/>
        <w:t xml:space="preserve">If a singular matrix was applied to the square in (d), what would be the shape of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9072"/>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resultant figure? Give a reason.</w:t>
        <w:tab/>
        <w:t xml:space="preserve">(2 marks)</w:t>
      </w:r>
    </w:p>
    <w:p w:rsidR="00000000" w:rsidDel="00000000" w:rsidP="00000000" w:rsidRDefault="00000000" w:rsidRPr="00000000" w14:paraId="0000017F">
      <w:pPr>
        <w:tabs>
          <w:tab w:val="left" w:pos="567"/>
          <w:tab w:val="left" w:pos="1134"/>
          <w:tab w:val="left" w:pos="1701"/>
          <w:tab w:val="left" w:pos="9072"/>
        </w:tabs>
        <w:rPr>
          <w:b w:val="1"/>
        </w:rPr>
      </w:pPr>
      <w:r w:rsidDel="00000000" w:rsidR="00000000" w:rsidRPr="00000000">
        <w:br w:type="page"/>
      </w:r>
      <w:r w:rsidDel="00000000" w:rsidR="00000000" w:rsidRPr="00000000">
        <w:rPr>
          <w:b w:val="1"/>
          <w:rtl w:val="0"/>
        </w:rPr>
        <w:t xml:space="preserve">Question 14</w:t>
        <w:tab/>
        <w:t xml:space="preserve">(6 marks)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tabs>
          <w:tab w:val="left" w:pos="567"/>
          <w:tab w:val="left" w:pos="1134"/>
          <w:tab w:val="left" w:pos="1701"/>
          <w:tab w:val="right" w:pos="9498"/>
          <w:tab w:val="left" w:pos="9639"/>
        </w:tabs>
        <w:rPr/>
      </w:pPr>
      <w:r w:rsidDel="00000000" w:rsidR="00000000" w:rsidRPr="00000000">
        <w:rPr>
          <w:rtl w:val="0"/>
        </w:rPr>
        <w:t xml:space="preserve">Two vectors </w:t>
      </w:r>
      <w:r w:rsidDel="00000000" w:rsidR="00000000" w:rsidRPr="00000000">
        <w:rPr>
          <w:b w:val="1"/>
          <w:i w:val="1"/>
          <w:rtl w:val="0"/>
        </w:rPr>
        <w:t xml:space="preserve">x</w:t>
      </w:r>
      <w:r w:rsidDel="00000000" w:rsidR="00000000" w:rsidRPr="00000000">
        <w:rPr>
          <w:rtl w:val="0"/>
        </w:rPr>
        <w:t xml:space="preserve"> and </w:t>
      </w:r>
      <w:r w:rsidDel="00000000" w:rsidR="00000000" w:rsidRPr="00000000">
        <w:rPr>
          <w:b w:val="1"/>
          <w:i w:val="1"/>
          <w:rtl w:val="0"/>
        </w:rPr>
        <w:t xml:space="preserve">y</w:t>
      </w:r>
      <w:r w:rsidDel="00000000" w:rsidR="00000000" w:rsidRPr="00000000">
        <w:rPr>
          <w:rtl w:val="0"/>
        </w:rPr>
        <w:t xml:space="preserve"> are such that </w:t>
      </w:r>
      <w:r w:rsidDel="00000000" w:rsidR="00000000" w:rsidRPr="00000000">
        <w:rPr>
          <w:b w:val="1"/>
          <w:i w:val="1"/>
          <w:rtl w:val="0"/>
        </w:rPr>
        <w:t xml:space="preserve">x</w:t>
      </w:r>
      <w:r w:rsidDel="00000000" w:rsidR="00000000" w:rsidRPr="00000000">
        <w:rPr>
          <w:rtl w:val="0"/>
        </w:rPr>
        <w:t xml:space="preserve"> = 2</w:t>
      </w:r>
      <w:r w:rsidDel="00000000" w:rsidR="00000000" w:rsidRPr="00000000">
        <w:rPr>
          <w:b w:val="1"/>
          <w:rtl w:val="0"/>
        </w:rPr>
        <w:t xml:space="preserve">i</w:t>
      </w:r>
      <w:r w:rsidDel="00000000" w:rsidR="00000000" w:rsidRPr="00000000">
        <w:rPr>
          <w:rtl w:val="0"/>
        </w:rPr>
        <w:t xml:space="preserve"> + 3</w:t>
      </w:r>
      <w:r w:rsidDel="00000000" w:rsidR="00000000" w:rsidRPr="00000000">
        <w:rPr>
          <w:b w:val="1"/>
          <w:rtl w:val="0"/>
        </w:rPr>
        <w:t xml:space="preserve">j</w:t>
      </w:r>
      <w:r w:rsidDel="00000000" w:rsidR="00000000" w:rsidRPr="00000000">
        <w:rPr>
          <w:rtl w:val="0"/>
        </w:rPr>
        <w:t xml:space="preserve">  and  </w:t>
      </w:r>
      <w:r w:rsidDel="00000000" w:rsidR="00000000" w:rsidRPr="00000000">
        <w:rPr>
          <w:b w:val="1"/>
          <w:i w:val="1"/>
          <w:rtl w:val="0"/>
        </w:rPr>
        <w:t xml:space="preserve">y</w:t>
      </w:r>
      <w:r w:rsidDel="00000000" w:rsidR="00000000" w:rsidRPr="00000000">
        <w:rPr>
          <w:rtl w:val="0"/>
        </w:rPr>
        <w:t xml:space="preserve"> = </w:t>
      </w:r>
      <w:r w:rsidDel="00000000" w:rsidR="00000000" w:rsidRPr="00000000">
        <w:rPr>
          <w:i w:val="1"/>
          <w:rtl w:val="0"/>
        </w:rPr>
        <w:t xml:space="preserve">m</w:t>
      </w:r>
      <w:r w:rsidDel="00000000" w:rsidR="00000000" w:rsidRPr="00000000">
        <w:rPr>
          <w:b w:val="1"/>
          <w:rtl w:val="0"/>
        </w:rPr>
        <w:t xml:space="preserve">i</w:t>
      </w:r>
      <w:r w:rsidDel="00000000" w:rsidR="00000000" w:rsidRPr="00000000">
        <w:rPr>
          <w:rtl w:val="0"/>
        </w:rPr>
        <w:t xml:space="preserve"> </w:t>
      </w:r>
      <w:sdt>
        <w:sdtPr>
          <w:tag w:val="goog_rdk_5"/>
        </w:sdtPr>
        <w:sdtContent>
          <w:r w:rsidDel="00000000" w:rsidR="00000000" w:rsidRPr="00000000">
            <w:rPr>
              <w:rFonts w:ascii="Arial Unicode MS" w:cs="Arial Unicode MS" w:eastAsia="Arial Unicode MS" w:hAnsi="Arial Unicode MS"/>
              <w:rtl w:val="0"/>
            </w:rPr>
            <w:t xml:space="preserve">− 5</w:t>
          </w:r>
        </w:sdtContent>
      </w:sdt>
      <w:r w:rsidDel="00000000" w:rsidR="00000000" w:rsidRPr="00000000">
        <w:rPr>
          <w:b w:val="1"/>
          <w:rtl w:val="0"/>
        </w:rPr>
        <w:t xml:space="preserve">j</w:t>
      </w:r>
      <w:r w:rsidDel="00000000" w:rsidR="00000000" w:rsidRPr="00000000">
        <w:rPr>
          <w:rtl w:val="0"/>
        </w:rPr>
        <w:t xml:space="preserve">.</w:t>
      </w:r>
    </w:p>
    <w:p w:rsidR="00000000" w:rsidDel="00000000" w:rsidP="00000000" w:rsidRDefault="00000000" w:rsidRPr="00000000" w14:paraId="00000182">
      <w:pPr>
        <w:tabs>
          <w:tab w:val="left" w:pos="567"/>
          <w:tab w:val="left" w:pos="1134"/>
          <w:tab w:val="left" w:pos="1701"/>
          <w:tab w:val="right" w:pos="9498"/>
          <w:tab w:val="left" w:pos="9639"/>
        </w:tabs>
        <w:rPr/>
      </w:pPr>
      <w:r w:rsidDel="00000000" w:rsidR="00000000" w:rsidRPr="00000000">
        <w:rPr>
          <w:rtl w:val="0"/>
        </w:rPr>
      </w:r>
    </w:p>
    <w:p w:rsidR="00000000" w:rsidDel="00000000" w:rsidP="00000000" w:rsidRDefault="00000000" w:rsidRPr="00000000" w14:paraId="00000183">
      <w:pPr>
        <w:tabs>
          <w:tab w:val="left" w:pos="567"/>
          <w:tab w:val="left" w:pos="1134"/>
          <w:tab w:val="left" w:pos="1701"/>
          <w:tab w:val="right" w:pos="9498"/>
          <w:tab w:val="left" w:pos="9639"/>
        </w:tabs>
        <w:rPr/>
      </w:pPr>
      <w:r w:rsidDel="00000000" w:rsidR="00000000" w:rsidRPr="00000000">
        <w:rPr>
          <w:rtl w:val="0"/>
        </w:rPr>
        <w:t xml:space="preserve">Determine </w:t>
      </w:r>
      <w:r w:rsidDel="00000000" w:rsidR="00000000" w:rsidRPr="00000000">
        <w:rPr>
          <w:i w:val="1"/>
          <w:rtl w:val="0"/>
        </w:rPr>
        <w:t xml:space="preserve">m</w:t>
      </w:r>
      <w:r w:rsidDel="00000000" w:rsidR="00000000" w:rsidRPr="00000000">
        <w:rPr>
          <w:rtl w:val="0"/>
        </w:rPr>
        <w:t xml:space="preserve"> if:</w:t>
      </w:r>
    </w:p>
    <w:p w:rsidR="00000000" w:rsidDel="00000000" w:rsidP="00000000" w:rsidRDefault="00000000" w:rsidRPr="00000000" w14:paraId="00000184">
      <w:pPr>
        <w:tabs>
          <w:tab w:val="left" w:pos="567"/>
          <w:tab w:val="left" w:pos="1134"/>
          <w:tab w:val="left" w:pos="1701"/>
          <w:tab w:val="right" w:pos="9498"/>
          <w:tab w:val="left" w:pos="9639"/>
        </w:tabs>
        <w:rPr/>
      </w:pPr>
      <w:r w:rsidDel="00000000" w:rsidR="00000000" w:rsidRPr="00000000">
        <w:rPr>
          <w:rtl w:val="0"/>
        </w:rPr>
      </w:r>
    </w:p>
    <w:p w:rsidR="00000000" w:rsidDel="00000000" w:rsidP="00000000" w:rsidRDefault="00000000" w:rsidRPr="00000000" w14:paraId="00000185">
      <w:pPr>
        <w:tabs>
          <w:tab w:val="left" w:pos="567"/>
          <w:tab w:val="left" w:pos="1134"/>
          <w:tab w:val="left" w:pos="1701"/>
          <w:tab w:val="right" w:pos="10206"/>
        </w:tabs>
        <w:rPr>
          <w:rFonts w:ascii="Times New Roman" w:cs="Times New Roman" w:eastAsia="Times New Roman" w:hAnsi="Times New Roman"/>
        </w:rPr>
      </w:pPr>
      <w:r w:rsidDel="00000000" w:rsidR="00000000" w:rsidRPr="00000000">
        <w:rPr>
          <w:rtl w:val="0"/>
        </w:rPr>
        <w:t xml:space="preserve">(a)</w:t>
        <w:tab/>
        <w:t xml:space="preserve">3</w:t>
      </w:r>
      <w:r w:rsidDel="00000000" w:rsidR="00000000" w:rsidRPr="00000000">
        <w:rPr>
          <w:b w:val="1"/>
          <w:i w:val="1"/>
          <w:rtl w:val="0"/>
        </w:rPr>
        <w:t xml:space="preserve">x</w:t>
      </w:r>
      <w:r w:rsidDel="00000000" w:rsidR="00000000" w:rsidRPr="00000000">
        <w:rPr>
          <w:rtl w:val="0"/>
        </w:rPr>
        <w:t xml:space="preserve"> – </w:t>
      </w:r>
      <w:r w:rsidDel="00000000" w:rsidR="00000000" w:rsidRPr="00000000">
        <w:rPr>
          <w:b w:val="1"/>
          <w:i w:val="1"/>
          <w:rtl w:val="0"/>
        </w:rPr>
        <w:t xml:space="preserve">y</w:t>
      </w:r>
      <w:r w:rsidDel="00000000" w:rsidR="00000000" w:rsidRPr="00000000">
        <w:rPr>
          <w:rtl w:val="0"/>
        </w:rPr>
        <w:t xml:space="preserve"> = 8</w:t>
      </w:r>
      <w:r w:rsidDel="00000000" w:rsidR="00000000" w:rsidRPr="00000000">
        <w:rPr>
          <w:b w:val="1"/>
          <w:rtl w:val="0"/>
        </w:rPr>
        <w:t xml:space="preserve">i </w:t>
      </w:r>
      <w:r w:rsidDel="00000000" w:rsidR="00000000" w:rsidRPr="00000000">
        <w:rPr>
          <w:rtl w:val="0"/>
        </w:rPr>
        <w:t xml:space="preserve">+14</w:t>
      </w:r>
      <w:r w:rsidDel="00000000" w:rsidR="00000000" w:rsidRPr="00000000">
        <w:rPr>
          <w:b w:val="1"/>
          <w:rtl w:val="0"/>
        </w:rPr>
        <w:t xml:space="preserve">j</w:t>
      </w:r>
      <w:r w:rsidDel="00000000" w:rsidR="00000000" w:rsidRPr="00000000">
        <w:rPr>
          <w:rFonts w:ascii="Times New Roman" w:cs="Times New Roman" w:eastAsia="Times New Roman" w:hAnsi="Times New Roman"/>
          <w:rtl w:val="0"/>
        </w:rPr>
        <w:tab/>
      </w:r>
      <w:r w:rsidDel="00000000" w:rsidR="00000000" w:rsidRPr="00000000">
        <w:rPr>
          <w:rtl w:val="0"/>
        </w:rPr>
        <w:t xml:space="preserve">(2 marks)</w:t>
      </w:r>
      <w:r w:rsidDel="00000000" w:rsidR="00000000" w:rsidRPr="00000000">
        <w:rPr>
          <w:rtl w:val="0"/>
        </w:rPr>
      </w:r>
    </w:p>
    <w:p w:rsidR="00000000" w:rsidDel="00000000" w:rsidP="00000000" w:rsidRDefault="00000000" w:rsidRPr="00000000" w14:paraId="00000186">
      <w:pPr>
        <w:tabs>
          <w:tab w:val="left" w:pos="567"/>
          <w:tab w:val="left" w:pos="1134"/>
          <w:tab w:val="left" w:pos="1701"/>
          <w:tab w:val="right" w:pos="9498"/>
          <w:tab w:val="left" w:pos="96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tabs>
          <w:tab w:val="left" w:pos="567"/>
          <w:tab w:val="left" w:pos="1134"/>
          <w:tab w:val="left" w:pos="1701"/>
          <w:tab w:val="right" w:pos="9498"/>
          <w:tab w:val="left" w:pos="96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tabs>
          <w:tab w:val="left" w:pos="567"/>
          <w:tab w:val="left" w:pos="1134"/>
          <w:tab w:val="left" w:pos="1701"/>
          <w:tab w:val="right" w:pos="9498"/>
          <w:tab w:val="left" w:pos="963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102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parallel.</w:t>
        <w:tab/>
        <w:t xml:space="preserve">(2 marks)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102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perpendicular.</w:t>
        <w:tab/>
        <w:t xml:space="preserve">(2 marks)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9F">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A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A1">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A2">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A3">
      <w:pPr>
        <w:tabs>
          <w:tab w:val="left" w:pos="567"/>
          <w:tab w:val="left" w:pos="1134"/>
          <w:tab w:val="left" w:pos="1701"/>
          <w:tab w:val="right" w:pos="9781"/>
        </w:tabs>
        <w:rPr>
          <w:b w:val="1"/>
        </w:rPr>
      </w:pPr>
      <w:r w:rsidDel="00000000" w:rsidR="00000000" w:rsidRPr="00000000">
        <w:rPr>
          <w:rtl w:val="0"/>
        </w:rPr>
      </w:r>
    </w:p>
    <w:p w:rsidR="00000000" w:rsidDel="00000000" w:rsidP="00000000" w:rsidRDefault="00000000" w:rsidRPr="00000000" w14:paraId="000001A4">
      <w:pPr>
        <w:tabs>
          <w:tab w:val="left" w:pos="567"/>
          <w:tab w:val="left" w:pos="1134"/>
          <w:tab w:val="left" w:pos="1701"/>
          <w:tab w:val="right" w:pos="9781"/>
        </w:tabs>
        <w:rPr>
          <w:b w:val="1"/>
          <w:i w:val="1"/>
        </w:rPr>
      </w:pPr>
      <w:r w:rsidDel="00000000" w:rsidR="00000000" w:rsidRPr="00000000">
        <w:br w:type="page"/>
      </w:r>
      <w:r w:rsidDel="00000000" w:rsidR="00000000" w:rsidRPr="00000000">
        <w:rPr>
          <w:rtl w:val="0"/>
        </w:rPr>
        <w:t xml:space="preserve"> </w:t>
      </w:r>
      <w:r w:rsidDel="00000000" w:rsidR="00000000" w:rsidRPr="00000000">
        <w:rPr>
          <w:b w:val="1"/>
          <w:rtl w:val="0"/>
        </w:rPr>
        <w:t xml:space="preserve">Question 15</w:t>
      </w:r>
      <w:r w:rsidDel="00000000" w:rsidR="00000000" w:rsidRPr="00000000">
        <w:rPr>
          <w:b w:val="1"/>
          <w:i w:val="1"/>
          <w:rtl w:val="0"/>
        </w:rPr>
        <w:tab/>
      </w:r>
      <w:r w:rsidDel="00000000" w:rsidR="00000000" w:rsidRPr="00000000">
        <w:rPr>
          <w:b w:val="1"/>
          <w:rtl w:val="0"/>
        </w:rPr>
        <w:t xml:space="preserve">(7 marks) </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function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39" style="width:224.25pt;height:15pt" o:ole="" type="#_x0000_t75">
            <v:imagedata r:id="rId30" o:title=""/>
          </v:shape>
          <o:OLEObject DrawAspect="Content" r:id="rId31" ObjectID="_1594011416" ProgID="FXEquation.Equation" ShapeID="_x0000_i103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Express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form  </w:t>
      </w:r>
      <w:r w:rsidDel="00000000" w:rsidR="00000000" w:rsidRPr="00000000">
        <w:rPr>
          <w:rFonts w:ascii="Arial" w:cs="Arial" w:eastAsia="Arial" w:hAnsi="Arial"/>
          <w:b w:val="0"/>
          <w:i w:val="0"/>
          <w:smallCaps w:val="0"/>
          <w:strike w:val="0"/>
          <w:color w:val="ff0000"/>
          <w:sz w:val="36.66666666666667"/>
          <w:szCs w:val="36.66666666666667"/>
          <w:u w:val="none"/>
          <w:shd w:fill="auto" w:val="clear"/>
          <w:vertAlign w:val="subscript"/>
        </w:rPr>
        <w:pict>
          <v:shape id="_x0000_i1040" style="width:213pt;height:11.25pt" o:ole="" type="#_x0000_t75">
            <v:imagedata r:id="rId32" o:title=""/>
          </v:shape>
          <o:OLEObject DrawAspect="Content" r:id="rId33" ObjectID="_1594011417" ProgID="FXEquation.Equation" ShapeID="_x0000_i104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 marks)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or otherwise,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w:t>
        <w:tab/>
        <w:t xml:space="preserve">the exact minimum value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 its domain.</w:t>
        <w:tab/>
        <w:t xml:space="preserve">(1 mark)</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(ii)</w:t>
        <w:tab/>
        <w:t xml:space="preserve">the smallest positive value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this minimum happens.</w:t>
        <w:tab/>
        <w:t xml:space="preserve">(2 marks)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tabs>
          <w:tab w:val="left" w:pos="567"/>
          <w:tab w:val="left" w:pos="1134"/>
          <w:tab w:val="left" w:pos="1701"/>
          <w:tab w:val="right" w:pos="9781"/>
        </w:tabs>
        <w:rPr>
          <w:b w:val="1"/>
        </w:rPr>
      </w:pPr>
      <w:r w:rsidDel="00000000" w:rsidR="00000000" w:rsidRPr="00000000">
        <w:br w:type="page"/>
      </w:r>
      <w:r w:rsidDel="00000000" w:rsidR="00000000" w:rsidRPr="00000000">
        <w:rPr>
          <w:rtl w:val="0"/>
        </w:rPr>
        <w:t xml:space="preserve"> </w:t>
      </w:r>
      <w:r w:rsidDel="00000000" w:rsidR="00000000" w:rsidRPr="00000000">
        <w:rPr>
          <w:b w:val="1"/>
          <w:rtl w:val="0"/>
        </w:rPr>
        <w:t xml:space="preserve">Question 16</w:t>
        <w:tab/>
        <w:t xml:space="preserve">(8 marks) </w:t>
      </w:r>
    </w:p>
    <w:p w:rsidR="00000000" w:rsidDel="00000000" w:rsidP="00000000" w:rsidRDefault="00000000" w:rsidRPr="00000000" w14:paraId="000001D3">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D4">
      <w:pPr>
        <w:tabs>
          <w:tab w:val="left" w:pos="567"/>
          <w:tab w:val="left" w:pos="1134"/>
          <w:tab w:val="left" w:pos="1701"/>
          <w:tab w:val="right" w:pos="9781"/>
        </w:tabs>
        <w:ind w:left="567" w:hanging="567"/>
        <w:rPr/>
      </w:pPr>
      <w:r w:rsidDel="00000000" w:rsidR="00000000" w:rsidRPr="00000000">
        <w:rPr>
          <w:rtl w:val="0"/>
        </w:rPr>
        <w:t xml:space="preserve">A theorem states: “The angle at the centre of a circle is double that of the angle at the circumference, </w:t>
      </w:r>
    </w:p>
    <w:p w:rsidR="00000000" w:rsidDel="00000000" w:rsidP="00000000" w:rsidRDefault="00000000" w:rsidRPr="00000000" w14:paraId="000001D5">
      <w:pPr>
        <w:tabs>
          <w:tab w:val="left" w:pos="567"/>
          <w:tab w:val="left" w:pos="1134"/>
          <w:tab w:val="left" w:pos="1701"/>
          <w:tab w:val="right" w:pos="9781"/>
        </w:tabs>
        <w:ind w:left="567" w:hanging="567"/>
        <w:rPr/>
      </w:pPr>
      <w:r w:rsidDel="00000000" w:rsidR="00000000" w:rsidRPr="00000000">
        <w:rPr>
          <w:rtl w:val="0"/>
        </w:rPr>
        <w:t xml:space="preserve">subtended on the same arc”.</w:t>
      </w:r>
    </w:p>
    <w:p w:rsidR="00000000" w:rsidDel="00000000" w:rsidP="00000000" w:rsidRDefault="00000000" w:rsidRPr="00000000" w14:paraId="000001D6">
      <w:pPr>
        <w:tabs>
          <w:tab w:val="left" w:pos="567"/>
          <w:tab w:val="left" w:pos="1134"/>
          <w:tab w:val="left" w:pos="1701"/>
          <w:tab w:val="right" w:pos="9781"/>
        </w:tabs>
        <w:ind w:left="567" w:hanging="567"/>
        <w:rPr/>
      </w:pPr>
      <w:r w:rsidDel="00000000" w:rsidR="00000000" w:rsidRPr="00000000">
        <w:rPr>
          <w:rtl w:val="0"/>
        </w:rPr>
      </w:r>
    </w:p>
    <w:p w:rsidR="00000000" w:rsidDel="00000000" w:rsidP="00000000" w:rsidRDefault="00000000" w:rsidRPr="00000000" w14:paraId="000001D7">
      <w:pPr>
        <w:tabs>
          <w:tab w:val="left" w:pos="567"/>
          <w:tab w:val="left" w:pos="1134"/>
          <w:tab w:val="left" w:pos="1701"/>
          <w:tab w:val="right" w:pos="9781"/>
        </w:tabs>
        <w:ind w:left="567" w:hanging="567"/>
        <w:rPr/>
      </w:pPr>
      <w:r w:rsidDel="00000000" w:rsidR="00000000" w:rsidRPr="00000000">
        <w:rPr>
          <w:rtl w:val="0"/>
        </w:rPr>
        <w:t xml:space="preserve">(a)</w:t>
        <w:tab/>
        <w:t xml:space="preserve">Determine the size of the angle subtended at the circumference of a circle by a chord </w:t>
      </w:r>
    </w:p>
    <w:p w:rsidR="00000000" w:rsidDel="00000000" w:rsidP="00000000" w:rsidRDefault="00000000" w:rsidRPr="00000000" w14:paraId="000001D8">
      <w:pPr>
        <w:tabs>
          <w:tab w:val="left" w:pos="567"/>
          <w:tab w:val="left" w:pos="1134"/>
          <w:tab w:val="left" w:pos="1701"/>
          <w:tab w:val="right" w:pos="9781"/>
        </w:tabs>
        <w:ind w:left="567" w:hanging="567"/>
        <w:rPr/>
      </w:pPr>
      <w:r w:rsidDel="00000000" w:rsidR="00000000" w:rsidRPr="00000000">
        <w:rPr>
          <w:rtl w:val="0"/>
        </w:rPr>
        <w:tab/>
        <w:t xml:space="preserve">equal in length to the radius.</w:t>
      </w:r>
    </w:p>
    <w:p w:rsidR="00000000" w:rsidDel="00000000" w:rsidP="00000000" w:rsidRDefault="00000000" w:rsidRPr="00000000" w14:paraId="000001D9">
      <w:pPr>
        <w:tabs>
          <w:tab w:val="left" w:pos="567"/>
          <w:tab w:val="left" w:pos="1134"/>
          <w:tab w:val="left" w:pos="1701"/>
          <w:tab w:val="right" w:pos="9781"/>
        </w:tabs>
        <w:rPr/>
      </w:pPr>
      <w:r w:rsidDel="00000000" w:rsidR="00000000" w:rsidRPr="00000000">
        <w:rPr>
          <w:rtl w:val="0"/>
        </w:rPr>
        <w:tab/>
        <w:tab/>
        <w:tab/>
        <w:tab/>
        <w:t xml:space="preserve">(2 marks)</w:t>
      </w:r>
    </w:p>
    <w:p w:rsidR="00000000" w:rsidDel="00000000" w:rsidP="00000000" w:rsidRDefault="00000000" w:rsidRPr="00000000" w14:paraId="000001DA">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DB">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DC">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DD">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DE">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DF">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0">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1">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2">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3">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4">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5">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6">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7">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8">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9">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A">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B">
      <w:pPr>
        <w:tabs>
          <w:tab w:val="left" w:pos="567"/>
          <w:tab w:val="left" w:pos="1134"/>
          <w:tab w:val="left" w:pos="1701"/>
          <w:tab w:val="right" w:pos="9781"/>
        </w:tabs>
        <w:rPr>
          <w:highlight w:val="yellow"/>
        </w:rPr>
      </w:pPr>
      <w:r w:rsidDel="00000000" w:rsidR="00000000" w:rsidRPr="00000000">
        <w:rPr>
          <w:rtl w:val="0"/>
        </w:rPr>
      </w:r>
    </w:p>
    <w:p w:rsidR="00000000" w:rsidDel="00000000" w:rsidP="00000000" w:rsidRDefault="00000000" w:rsidRPr="00000000" w14:paraId="000001EC">
      <w:pPr>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ED">
      <w:pPr>
        <w:tabs>
          <w:tab w:val="left" w:pos="567"/>
          <w:tab w:val="left" w:pos="1134"/>
          <w:tab w:val="left" w:pos="1701"/>
          <w:tab w:val="right" w:pos="9781"/>
        </w:tabs>
        <w:ind w:left="567" w:hanging="567"/>
        <w:rPr/>
      </w:pPr>
      <w:r w:rsidDel="00000000" w:rsidR="00000000" w:rsidRPr="00000000">
        <w:rPr>
          <w:rtl w:val="0"/>
        </w:rPr>
        <w:t xml:space="preserve">(b)</w:t>
        <w:tab/>
        <w:t xml:space="preserve">(i)</w:t>
        <w:tab/>
        <w:t xml:space="preserve">ABCD is a cyclic quadrilateral. AB and CD are each equal in length to the radius. </w:t>
      </w:r>
    </w:p>
    <w:p w:rsidR="00000000" w:rsidDel="00000000" w:rsidP="00000000" w:rsidRDefault="00000000" w:rsidRPr="00000000" w14:paraId="000001EE">
      <w:pPr>
        <w:tabs>
          <w:tab w:val="left" w:pos="567"/>
          <w:tab w:val="left" w:pos="1134"/>
          <w:tab w:val="left" w:pos="1701"/>
          <w:tab w:val="right" w:pos="9781"/>
        </w:tabs>
        <w:ind w:left="567" w:hanging="567"/>
        <w:rPr/>
      </w:pPr>
      <w:r w:rsidDel="00000000" w:rsidR="00000000" w:rsidRPr="00000000">
        <w:rPr>
          <w:rtl w:val="0"/>
        </w:rPr>
        <w:tab/>
        <w:tab/>
        <w:t xml:space="preserve">AC and BD intersect at E. Determine the size of angle AEB.</w:t>
        <w:tab/>
        <w:t xml:space="preserve">(3 marks)</w:t>
      </w:r>
    </w:p>
    <w:p w:rsidR="00000000" w:rsidDel="00000000" w:rsidP="00000000" w:rsidRDefault="00000000" w:rsidRPr="00000000" w14:paraId="000001EF">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1">
      <w:pPr>
        <w:tabs>
          <w:tab w:val="left" w:pos="567"/>
          <w:tab w:val="left" w:pos="1134"/>
          <w:tab w:val="left" w:pos="1701"/>
          <w:tab w:val="right" w:pos="9781"/>
        </w:tabs>
        <w:rPr/>
      </w:pPr>
      <w:r w:rsidDel="00000000" w:rsidR="00000000" w:rsidRPr="00000000">
        <w:rPr>
          <w:rtl w:val="0"/>
        </w:rPr>
      </w:r>
      <w:r w:rsidDel="00000000" w:rsidR="00000000" w:rsidRPr="00000000">
        <w:pict>
          <v:shape id="_x0000_s1096" style="position:absolute;margin-left:293.25pt;margin-top:10.8pt;width:205.1pt;height:207.9pt;z-index:251675648;mso-position-horizontal-relative:margin;mso-position-vertical-relative:text;mso-position-horizontal:absolute;mso-position-vertical:absolute;" type="#_x0000_t75">
            <v:imagedata r:id="rId34" o:title=""/>
          </v:shape>
          <o:OLEObject DrawAspect="Content" r:id="rId35" ObjectID="_1594011428" ProgID="FXDraw.Graphic" ShapeID="_x0000_s1096" Type="Embed"/>
        </w:pict>
      </w:r>
    </w:p>
    <w:p w:rsidR="00000000" w:rsidDel="00000000" w:rsidP="00000000" w:rsidRDefault="00000000" w:rsidRPr="00000000" w14:paraId="000001F2">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3">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4">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5">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6">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7">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8">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9">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A">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B">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C">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D">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E">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1FF">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1">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2">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3">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4">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5">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6">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7">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8">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9">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A">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B">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C">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D">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0E">
      <w:pPr>
        <w:tabs>
          <w:tab w:val="left" w:pos="567"/>
          <w:tab w:val="left" w:pos="1134"/>
          <w:tab w:val="left" w:pos="1701"/>
          <w:tab w:val="right" w:pos="9781"/>
        </w:tabs>
        <w:ind w:firstLine="567"/>
        <w:rPr/>
      </w:pPr>
      <w:r w:rsidDel="00000000" w:rsidR="00000000" w:rsidRPr="00000000">
        <w:rPr>
          <w:rtl w:val="0"/>
        </w:rPr>
        <w:t xml:space="preserve">(ii)</w:t>
        <w:tab/>
        <w:t xml:space="preserve">Prove that E cannot be the centre of the circle.</w:t>
        <w:tab/>
        <w:t xml:space="preserve">(3 marks)</w:t>
      </w:r>
    </w:p>
    <w:p w:rsidR="00000000" w:rsidDel="00000000" w:rsidP="00000000" w:rsidRDefault="00000000" w:rsidRPr="00000000" w14:paraId="0000020F">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1">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2">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3">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4">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5">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6">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7">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8">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9">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1A">
      <w:pPr>
        <w:rPr/>
      </w:pPr>
      <w:r w:rsidDel="00000000" w:rsidR="00000000" w:rsidRPr="00000000">
        <w:br w:type="page"/>
      </w:r>
      <w:r w:rsidDel="00000000" w:rsidR="00000000" w:rsidRPr="00000000">
        <w:rPr>
          <w:rtl w:val="0"/>
        </w:rPr>
      </w:r>
    </w:p>
    <w:p w:rsidR="00000000" w:rsidDel="00000000" w:rsidP="00000000" w:rsidRDefault="00000000" w:rsidRPr="00000000" w14:paraId="0000021B">
      <w:pPr>
        <w:tabs>
          <w:tab w:val="left" w:pos="567"/>
          <w:tab w:val="left" w:pos="1134"/>
          <w:tab w:val="left" w:pos="1701"/>
          <w:tab w:val="right" w:pos="9781"/>
        </w:tabs>
        <w:rPr>
          <w:b w:val="1"/>
        </w:rPr>
      </w:pPr>
      <w:r w:rsidDel="00000000" w:rsidR="00000000" w:rsidRPr="00000000">
        <w:rPr>
          <w:b w:val="1"/>
          <w:rtl w:val="0"/>
        </w:rPr>
        <w:t xml:space="preserve">Question 17</w:t>
        <w:tab/>
        <w:t xml:space="preserve">(8 marks)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Consider the complex number </w:t>
      </w:r>
      <m:oMath>
        <m:r>
          <w:rPr>
            <w:rFonts w:ascii="Cambria Math" w:cs="Cambria Math" w:eastAsia="Cambria Math" w:hAnsi="Cambria Math"/>
            <w:b w:val="0"/>
            <w:i w:val="1"/>
            <w:smallCaps w:val="0"/>
            <w:strike w:val="0"/>
            <w:color w:val="000000"/>
            <w:sz w:val="24"/>
            <w:szCs w:val="24"/>
            <w:u w:val="none"/>
            <w:shd w:fill="auto" w:val="clear"/>
            <w:vertAlign w:val="baseline"/>
          </w:rPr>
          <m:t xml:space="preserve">z</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given in the Argand plane below.</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_x0000_s1065" style="position:absolute;margin-left:90.1pt;margin-top:12.5pt;width:269.9pt;height:269.3pt;z-index:251673600;mso-position-horizontal:absolute;mso-position-vertical:absolute;mso-position-horizontal-relative:margin;mso-position-vertical-relative:text;" type="#_x0000_t75">
            <v:imagedata r:id="rId36" o:title=""/>
          </v:shape>
          <o:OLEObject DrawAspect="Content" r:id="rId37" ObjectID="_1594011429" ProgID="FXDraw.Graphic" ShapeID="_x0000_s1065" Type="Embed"/>
        </w:pic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1006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Sketch each of the following on the same diagram.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w:t>
        <w:tab/>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3" style="width:21.75pt;height:9pt" o:ole="" type="#_x0000_t75">
            <v:imagedata r:id="rId38" o:title=""/>
          </v:shape>
          <o:OLEObject DrawAspect="Content" r:id="rId39" ObjectID="_1594011418" ProgID="FXEquation.Equation" ShapeID="_x0000_i104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(2 marks)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(ii)</w:t>
        <w:tab/>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4" style="width:9pt;height:9pt" o:ole="" type="#_x0000_t75">
            <v:imagedata r:id="rId40" o:title=""/>
          </v:shape>
          <o:OLEObject DrawAspect="Content" r:id="rId41" ObjectID="_1594011419" ProgID="FXEquation.Equation" ShapeID="_x0000_i104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(2 marks)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(iii)</w:t>
        <w:tab/>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5" style="width:11.25pt;height:12.75pt" o:ole="" type="#_x0000_t75">
            <v:imagedata r:id="rId42" o:title=""/>
          </v:shape>
          <o:OLEObject DrawAspect="Content" r:id="rId43" ObjectID="_1594011420" ProgID="FXEquation.Equation" ShapeID="_x0000_i104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(2 marks)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(iv)</w:t>
        <w:tab/>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6" style="width:15pt;height:8.25pt" o:ole="" type="#_x0000_t75">
            <v:imagedata r:id="rId44" o:title=""/>
          </v:shape>
          <o:OLEObject DrawAspect="Content" r:id="rId45" ObjectID="_1594011421" ProgID="FXEquation.Equation" ShapeID="_x0000_i104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(2 marks)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5">
      <w:pPr>
        <w:tabs>
          <w:tab w:val="left" w:pos="567"/>
          <w:tab w:val="left" w:pos="1134"/>
          <w:tab w:val="left" w:pos="1701"/>
          <w:tab w:val="right" w:pos="9781"/>
        </w:tabs>
        <w:rPr>
          <w:b w:val="1"/>
        </w:rPr>
      </w:pPr>
      <w:r w:rsidDel="00000000" w:rsidR="00000000" w:rsidRPr="00000000">
        <w:rPr>
          <w:b w:val="1"/>
          <w:rtl w:val="0"/>
        </w:rPr>
        <w:t xml:space="preserve">Question 18</w:t>
        <w:tab/>
        <w:t xml:space="preserve">(7 marks) </w:t>
      </w:r>
    </w:p>
    <w:p w:rsidR="00000000" w:rsidDel="00000000" w:rsidP="00000000" w:rsidRDefault="00000000" w:rsidRPr="00000000" w14:paraId="00000246">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The height, </w:t>
      </w:r>
      <w:r w:rsidDel="00000000" w:rsidR="00000000" w:rsidRPr="00000000">
        <w:rPr>
          <w:i w:val="1"/>
          <w:rtl w:val="0"/>
        </w:rPr>
        <w:t xml:space="preserve">h</w:t>
      </w:r>
      <w:r w:rsidDel="00000000" w:rsidR="00000000" w:rsidRPr="00000000">
        <w:rPr>
          <w:rtl w:val="0"/>
        </w:rPr>
        <w:t xml:space="preserve"> metres, of a rider above the ground on a large Ferris wheel, at time </w:t>
      </w:r>
      <w:r w:rsidDel="00000000" w:rsidR="00000000" w:rsidRPr="00000000">
        <w:rPr>
          <w:i w:val="1"/>
          <w:rtl w:val="0"/>
        </w:rPr>
        <w:t xml:space="preserve">t</w:t>
      </w:r>
      <w:r w:rsidDel="00000000" w:rsidR="00000000" w:rsidRPr="00000000">
        <w:rPr>
          <w:rtl w:val="0"/>
        </w:rPr>
        <w:t xml:space="preserve"> minutes after it starts moving can be determined by the equation  </w:t>
      </w:r>
      <w:r w:rsidDel="00000000" w:rsidR="00000000" w:rsidRPr="00000000">
        <w:rPr>
          <w:color w:val="ff0000"/>
          <w:sz w:val="36.66666666666667"/>
          <w:szCs w:val="36.66666666666667"/>
          <w:vertAlign w:val="subscript"/>
        </w:rPr>
        <w:pict>
          <v:shape id="_x0000_i1047" style="width:132.75pt;height:27pt" o:ole="" type="#_x0000_t75">
            <v:imagedata r:id="rId46" o:title=""/>
          </v:shape>
          <o:OLEObject DrawAspect="Content" r:id="rId47" ObjectID="_1594011422" ProgID="FXEquation.Equation" ShapeID="_x0000_i1047" Type="Embed"/>
        </w:pict>
      </w:r>
      <w:r w:rsidDel="00000000" w:rsidR="00000000" w:rsidRPr="00000000">
        <w:rPr>
          <w:rtl w:val="0"/>
        </w:rPr>
        <w:t xml:space="preserv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left" w:pos="9360"/>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At what height do riders get into the seats on the wheel?</w:t>
        <w:tab/>
        <w:tab/>
        <w:t xml:space="preserve">(1 mark)</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tabs>
          <w:tab w:val="left" w:pos="540"/>
          <w:tab w:val="left" w:pos="9000"/>
        </w:tabs>
        <w:rPr/>
      </w:pPr>
      <w:r w:rsidDel="00000000" w:rsidR="00000000" w:rsidRPr="00000000">
        <w:rPr>
          <w:rtl w:val="0"/>
        </w:rPr>
        <w:t xml:space="preserve">(b)</w:t>
        <w:tab/>
        <w:t xml:space="preserve">How long does the wheel take for one revolution?</w:t>
        <w:tab/>
        <w:tab/>
        <w:t xml:space="preserve">(2 marks)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tabs>
          <w:tab w:val="left" w:pos="540"/>
        </w:tabs>
        <w:rPr/>
      </w:pPr>
      <w:r w:rsidDel="00000000" w:rsidR="00000000" w:rsidRPr="00000000">
        <w:rPr>
          <w:rtl w:val="0"/>
        </w:rPr>
        <w:t xml:space="preserve">(c)</w:t>
        <w:tab/>
        <w:t xml:space="preserve">What is the maximum height reached by a rider on the wheel?</w:t>
        <w:tab/>
        <w:tab/>
        <w:tab/>
        <w:tab/>
        <w:t xml:space="preserve">(1 mark)</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tabs>
          <w:tab w:val="left" w:pos="540"/>
        </w:tabs>
        <w:rPr/>
      </w:pPr>
      <w:r w:rsidDel="00000000" w:rsidR="00000000" w:rsidRPr="00000000">
        <w:rPr>
          <w:rtl w:val="0"/>
        </w:rPr>
        <w:t xml:space="preserve">(d)</w:t>
        <w:tab/>
        <w:t xml:space="preserve">A rider completes 1 revolution on the wheel.</w:t>
      </w:r>
    </w:p>
    <w:p w:rsidR="00000000" w:rsidDel="00000000" w:rsidP="00000000" w:rsidRDefault="00000000" w:rsidRPr="00000000" w14:paraId="0000025E">
      <w:pPr>
        <w:tabs>
          <w:tab w:val="left" w:pos="540"/>
        </w:tabs>
        <w:rPr/>
      </w:pPr>
      <w:r w:rsidDel="00000000" w:rsidR="00000000" w:rsidRPr="00000000">
        <w:rPr>
          <w:rtl w:val="0"/>
        </w:rPr>
        <w:tab/>
        <w:t xml:space="preserve">For how many minutes is the rider more than 100 metres above ground? </w:t>
        <w:tab/>
        <w:tab/>
        <w:tab/>
        <w:t xml:space="preserve">(3 marks)</w:t>
      </w:r>
    </w:p>
    <w:p w:rsidR="00000000" w:rsidDel="00000000" w:rsidP="00000000" w:rsidRDefault="00000000" w:rsidRPr="00000000" w14:paraId="0000025F">
      <w:pPr>
        <w:tabs>
          <w:tab w:val="left" w:pos="540"/>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0">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1">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2">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3">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4">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5">
      <w:pPr>
        <w:tabs>
          <w:tab w:val="left" w:pos="567"/>
          <w:tab w:val="left" w:pos="1134"/>
          <w:tab w:val="left" w:pos="1701"/>
          <w:tab w:val="right" w:pos="9781"/>
        </w:tabs>
        <w:rPr/>
      </w:pPr>
      <w:r w:rsidDel="00000000" w:rsidR="00000000" w:rsidRPr="00000000">
        <w:rPr>
          <w:rtl w:val="0"/>
        </w:rPr>
      </w:r>
    </w:p>
    <w:p w:rsidR="00000000" w:rsidDel="00000000" w:rsidP="00000000" w:rsidRDefault="00000000" w:rsidRPr="00000000" w14:paraId="00000266">
      <w:pPr>
        <w:tabs>
          <w:tab w:val="left" w:pos="567"/>
          <w:tab w:val="left" w:pos="1134"/>
          <w:tab w:val="left" w:pos="1701"/>
          <w:tab w:val="right" w:pos="9781"/>
        </w:tabs>
        <w:rPr/>
        <w:sectPr>
          <w:footerReference r:id="rId66" w:type="default"/>
          <w:footerReference r:id="rId67" w:type="even"/>
          <w:type w:val="nextPage"/>
          <w:pgSz w:h="16840" w:w="11907" w:orient="portrait"/>
          <w:pgMar w:bottom="720" w:top="720" w:left="720" w:right="720" w:header="720" w:footer="720"/>
        </w:sectPr>
      </w:pPr>
      <w:r w:rsidDel="00000000" w:rsidR="00000000" w:rsidRPr="00000000">
        <w:rPr>
          <w:rtl w:val="0"/>
        </w:rPr>
      </w:r>
    </w:p>
    <w:p w:rsidR="00000000" w:rsidDel="00000000" w:rsidP="00000000" w:rsidRDefault="00000000" w:rsidRPr="00000000" w14:paraId="00000267">
      <w:pPr>
        <w:tabs>
          <w:tab w:val="left" w:pos="567"/>
          <w:tab w:val="left" w:pos="1134"/>
          <w:tab w:val="left" w:pos="1701"/>
          <w:tab w:val="right" w:pos="9781"/>
        </w:tabs>
        <w:rPr/>
      </w:pPr>
      <w:r w:rsidDel="00000000" w:rsidR="00000000" w:rsidRPr="00000000">
        <w:rPr>
          <w:b w:val="1"/>
          <w:rtl w:val="0"/>
        </w:rPr>
        <w:t xml:space="preserve">Question 19 </w:t>
        <w:tab/>
        <w:t xml:space="preserve">(6 marks)</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ind w:left="567" w:hanging="567"/>
        <w:rPr/>
      </w:pPr>
      <w:r w:rsidDel="00000000" w:rsidR="00000000" w:rsidRPr="00000000">
        <w:rPr>
          <w:rtl w:val="0"/>
        </w:rPr>
        <w:t xml:space="preserve">(a)</w:t>
        <w:tab/>
        <w:t xml:space="preserve">Given the non</w:t>
      </w:r>
      <w:sdt>
        <w:sdtPr>
          <w:tag w:val="goog_rdk_6"/>
        </w:sdtPr>
        <w:sdtContent>
          <w:r w:rsidDel="00000000" w:rsidR="00000000" w:rsidRPr="00000000">
            <w:rPr>
              <w:rFonts w:ascii="Arial Unicode MS" w:cs="Arial Unicode MS" w:eastAsia="Arial Unicode MS" w:hAnsi="Arial Unicode MS"/>
              <w:rtl w:val="0"/>
            </w:rPr>
            <w:t xml:space="preserve">−singular square matrices A and B, show why: </w:t>
          </w:r>
        </w:sdtContent>
      </w:sdt>
    </w:p>
    <w:p w:rsidR="00000000" w:rsidDel="00000000" w:rsidP="00000000" w:rsidRDefault="00000000" w:rsidRPr="00000000" w14:paraId="0000026A">
      <w:pPr>
        <w:tabs>
          <w:tab w:val="left" w:pos="567"/>
          <w:tab w:val="right" w:pos="9781"/>
        </w:tabs>
        <w:rPr/>
      </w:pPr>
      <w:r w:rsidDel="00000000" w:rsidR="00000000" w:rsidRPr="00000000">
        <w:rPr>
          <w:rtl w:val="0"/>
        </w:rPr>
        <w:tab/>
      </w:r>
    </w:p>
    <w:p w:rsidR="00000000" w:rsidDel="00000000" w:rsidP="00000000" w:rsidRDefault="00000000" w:rsidRPr="00000000" w14:paraId="0000026B">
      <w:pPr>
        <w:tabs>
          <w:tab w:val="left" w:pos="567"/>
          <w:tab w:val="right" w:pos="9781"/>
        </w:tabs>
        <w:rPr/>
      </w:pPr>
      <w:r w:rsidDel="00000000" w:rsidR="00000000" w:rsidRPr="00000000">
        <w:rPr>
          <w:rtl w:val="0"/>
        </w:rPr>
        <w:tab/>
        <w:t xml:space="preserve">(A + B)</w:t>
      </w:r>
      <w:r w:rsidDel="00000000" w:rsidR="00000000" w:rsidRPr="00000000">
        <w:rPr>
          <w:vertAlign w:val="superscript"/>
          <w:rtl w:val="0"/>
        </w:rPr>
        <w:t xml:space="preserve">2</w:t>
      </w:r>
      <w:sdt>
        <w:sdtPr>
          <w:tag w:val="goog_rdk_7"/>
        </w:sdtPr>
        <w:sdtContent>
          <w:r w:rsidDel="00000000" w:rsidR="00000000" w:rsidRPr="00000000">
            <w:rPr>
              <w:rFonts w:ascii="Arial Unicode MS" w:cs="Arial Unicode MS" w:eastAsia="Arial Unicode MS" w:hAnsi="Arial Unicode MS"/>
              <w:rtl w:val="0"/>
            </w:rPr>
            <w:t xml:space="preserve"> ≠ A</w:t>
          </w:r>
        </w:sdtContent>
      </w:sdt>
      <w:r w:rsidDel="00000000" w:rsidR="00000000" w:rsidRPr="00000000">
        <w:rPr>
          <w:vertAlign w:val="superscript"/>
          <w:rtl w:val="0"/>
        </w:rPr>
        <w:t xml:space="preserve">2</w:t>
      </w:r>
      <w:r w:rsidDel="00000000" w:rsidR="00000000" w:rsidRPr="00000000">
        <w:rPr>
          <w:rtl w:val="0"/>
        </w:rPr>
        <w:t xml:space="preserve"> + 2AB + B</w:t>
      </w:r>
      <w:r w:rsidDel="00000000" w:rsidR="00000000" w:rsidRPr="00000000">
        <w:rPr>
          <w:vertAlign w:val="superscript"/>
          <w:rtl w:val="0"/>
        </w:rPr>
        <w:t xml:space="preserve">2</w:t>
      </w:r>
      <w:r w:rsidDel="00000000" w:rsidR="00000000" w:rsidRPr="00000000">
        <w:rPr>
          <w:rtl w:val="0"/>
        </w:rPr>
        <w:t xml:space="preserve">.</w:t>
        <w:tab/>
        <w:t xml:space="preserve">(2 marks)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tabs>
          <w:tab w:val="left" w:pos="567"/>
        </w:tabs>
        <w:rPr/>
      </w:pPr>
      <w:sdt>
        <w:sdtPr>
          <w:tag w:val="goog_rdk_8"/>
        </w:sdtPr>
        <w:sdtContent>
          <w:r w:rsidDel="00000000" w:rsidR="00000000" w:rsidRPr="00000000">
            <w:rPr>
              <w:rFonts w:ascii="Arial Unicode MS" w:cs="Arial Unicode MS" w:eastAsia="Arial Unicode MS" w:hAnsi="Arial Unicode MS"/>
              <w:rtl w:val="0"/>
            </w:rPr>
            <w:t xml:space="preserve">(b)</w:t>
            <w:tab/>
            <w:t xml:space="preserve">A, B and C are non−singular square matrices such that AB = BC.</w:t>
          </w:r>
        </w:sdtContent>
      </w:sdt>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tabs>
          <w:tab w:val="left" w:pos="567"/>
          <w:tab w:val="right" w:pos="9781"/>
        </w:tabs>
        <w:rPr/>
      </w:pPr>
      <w:r w:rsidDel="00000000" w:rsidR="00000000" w:rsidRPr="00000000">
        <w:rPr>
          <w:rtl w:val="0"/>
        </w:rPr>
        <w:tab/>
        <w:t xml:space="preserve">Show A</w:t>
      </w:r>
      <w:r w:rsidDel="00000000" w:rsidR="00000000" w:rsidRPr="00000000">
        <w:rPr>
          <w:vertAlign w:val="superscript"/>
          <w:rtl w:val="0"/>
        </w:rPr>
        <w:t xml:space="preserve">3</w:t>
      </w:r>
      <w:r w:rsidDel="00000000" w:rsidR="00000000" w:rsidRPr="00000000">
        <w:rPr>
          <w:rtl w:val="0"/>
        </w:rPr>
        <w:t xml:space="preserve"> = B C</w:t>
      </w:r>
      <w:r w:rsidDel="00000000" w:rsidR="00000000" w:rsidRPr="00000000">
        <w:rPr>
          <w:vertAlign w:val="superscript"/>
          <w:rtl w:val="0"/>
        </w:rPr>
        <w:t xml:space="preserve">3</w:t>
      </w:r>
      <w:r w:rsidDel="00000000" w:rsidR="00000000" w:rsidRPr="00000000">
        <w:rPr>
          <w:rtl w:val="0"/>
        </w:rPr>
        <w:t xml:space="preserve"> B</w:t>
      </w:r>
      <w:sdt>
        <w:sdtPr>
          <w:tag w:val="goog_rdk_9"/>
        </w:sdtPr>
        <w:sdtContent>
          <w:r w:rsidDel="00000000" w:rsidR="00000000" w:rsidRPr="00000000">
            <w:rPr>
              <w:rFonts w:ascii="Arial Unicode MS" w:cs="Arial Unicode MS" w:eastAsia="Arial Unicode MS" w:hAnsi="Arial Unicode MS"/>
              <w:vertAlign w:val="superscript"/>
              <w:rtl w:val="0"/>
            </w:rPr>
            <w:t xml:space="preserve">−1</w:t>
          </w:r>
        </w:sdtContent>
      </w:sdt>
      <w:r w:rsidDel="00000000" w:rsidR="00000000" w:rsidRPr="00000000">
        <w:rPr>
          <w:rtl w:val="0"/>
        </w:rPr>
        <w:t xml:space="preserve">.</w:t>
        <w:tab/>
        <w:t xml:space="preserve">(4 marks)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rPr/>
      </w:pPr>
      <w:r w:rsidDel="00000000" w:rsidR="00000000" w:rsidRPr="00000000">
        <w:br w:type="page"/>
      </w:r>
      <w:r w:rsidDel="00000000" w:rsidR="00000000" w:rsidRPr="00000000">
        <w:rPr>
          <w:rtl w:val="0"/>
        </w:rPr>
      </w:r>
    </w:p>
    <w:p w:rsidR="00000000" w:rsidDel="00000000" w:rsidP="00000000" w:rsidRDefault="00000000" w:rsidRPr="00000000" w14:paraId="0000028D">
      <w:pPr>
        <w:tabs>
          <w:tab w:val="left" w:pos="567"/>
          <w:tab w:val="left" w:pos="1134"/>
          <w:tab w:val="left" w:pos="1701"/>
          <w:tab w:val="right" w:pos="9781"/>
        </w:tabs>
        <w:rPr/>
      </w:pPr>
      <w:r w:rsidDel="00000000" w:rsidR="00000000" w:rsidRPr="00000000">
        <w:rPr>
          <w:b w:val="1"/>
          <w:rtl w:val="0"/>
        </w:rPr>
        <w:t xml:space="preserve">Question 20 </w:t>
        <w:tab/>
        <w:t xml:space="preserve">(7 marks)</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vertices of a square are O, A, B and C where O is the origin.</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8" style="width:16.5pt;height:14.25pt" o:ole="" type="#_x0000_t75">
            <v:imagedata r:id="rId48" o:title=""/>
          </v:shape>
          <o:OLEObject DrawAspect="Content" r:id="rId49" ObjectID="_1594011423" ProgID="FXEquation.Equation" ShapeID="_x0000_i104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49" style="width:18pt;height:14.25pt" o:ole="" type="#_x0000_t75">
            <v:imagedata r:id="rId50" o:title=""/>
          </v:shape>
          <o:OLEObject DrawAspect="Content" r:id="rId51" ObjectID="_1594011424" ProgID="FXEquation.Equation" ShapeID="_x0000_i104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Write  </w:t>
      </w:r>
      <w:r w:rsidDel="00000000" w:rsidR="00000000" w:rsidRPr="00000000">
        <w:rPr>
          <w:rFonts w:ascii="Arial" w:cs="Arial" w:eastAsia="Arial" w:hAnsi="Arial"/>
          <w:b w:val="0"/>
          <w:i w:val="0"/>
          <w:smallCaps w:val="0"/>
          <w:strike w:val="0"/>
          <w:color w:val="ff0000"/>
          <w:sz w:val="22"/>
          <w:szCs w:val="22"/>
          <w:u w:val="none"/>
          <w:shd w:fill="auto" w:val="clear"/>
          <w:vertAlign w:val="baseline"/>
        </w:rPr>
        <w:pict>
          <v:shape id="_x0000_i1050" style="width:56.25pt;height:14.25pt" o:ole="" type="#_x0000_t75">
            <v:imagedata r:id="rId52" o:title=""/>
          </v:shape>
          <o:OLEObject DrawAspect="Content" r:id="rId53" ObjectID="_1594011425" ProgID="FXEquation.Equation" ShapeID="_x0000_i105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component form.</w:t>
        <w:tab/>
        <w:t xml:space="preserve">(2 marks)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Prove that the diagonals of the square are perpendicular to each other.</w:t>
        <w:tab/>
        <w:t xml:space="preserve">(2 marks)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Prove that the diagonals of the square bisect each other. </w:t>
        <w:tab/>
        <w:t xml:space="preserve">(3 marks)</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 of questions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781"/>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number(s):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tabs>
          <w:tab w:val="left" w:pos="1134"/>
          <w:tab w:val="left" w:pos="1701"/>
          <w:tab w:val="right" w:pos="9639"/>
        </w:tabs>
        <w:ind w:left="567" w:hanging="567"/>
        <w:rPr>
          <w:b w:val="1"/>
        </w:rPr>
      </w:pPr>
      <w:r w:rsidDel="00000000" w:rsidR="00000000" w:rsidRPr="00000000">
        <w:br w:type="page"/>
      </w:r>
      <w:r w:rsidDel="00000000" w:rsidR="00000000" w:rsidRPr="00000000">
        <w:rPr>
          <w:b w:val="1"/>
          <w:rtl w:val="0"/>
        </w:rPr>
        <w:t xml:space="preserve">Additional working space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number(s):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tabs>
          <w:tab w:val="left" w:pos="1134"/>
          <w:tab w:val="left" w:pos="1701"/>
          <w:tab w:val="right" w:pos="9639"/>
        </w:tabs>
        <w:ind w:left="567" w:hanging="567"/>
        <w:rPr>
          <w:b w:val="1"/>
        </w:rPr>
      </w:pPr>
      <w:r w:rsidDel="00000000" w:rsidR="00000000" w:rsidRPr="00000000">
        <w:br w:type="page"/>
      </w:r>
      <w:r w:rsidDel="00000000" w:rsidR="00000000" w:rsidRPr="00000000">
        <w:rPr>
          <w:b w:val="1"/>
          <w:rtl w:val="0"/>
        </w:rPr>
        <w:t xml:space="preserve">Additional working space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number(s):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1701"/>
          <w:tab w:val="right" w:pos="9639"/>
        </w:tabs>
        <w:spacing w:after="0" w:before="0" w:line="240" w:lineRule="auto"/>
        <w:ind w:left="567" w:right="0" w:hanging="5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tabs>
          <w:tab w:val="left" w:pos="1134"/>
          <w:tab w:val="left" w:pos="1701"/>
          <w:tab w:val="right" w:pos="9639"/>
        </w:tabs>
        <w:rPr>
          <w:b w:val="1"/>
          <w:i w:val="1"/>
        </w:rPr>
      </w:pPr>
      <w:r w:rsidDel="00000000" w:rsidR="00000000" w:rsidRPr="00000000">
        <w:rPr>
          <w:rtl w:val="0"/>
        </w:rPr>
      </w:r>
    </w:p>
    <w:sectPr>
      <w:footerReference r:id="rId68" w:type="default"/>
      <w:footerReference r:id="rId69" w:type="even"/>
      <w:type w:val="nextPage"/>
      <w:pgSz w:h="16840" w:w="11907" w:orient="portrait"/>
      <w:pgMar w:bottom="862" w:top="862" w:left="851" w:right="99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ourier New"/>
  <w:font w:name="Noto Sans Symbols"/>
  <w:font w:name="Cambria Math">
    <w:embedRegular w:fontKey="{00000000-0000-0000-0000-000000000000}" r:id="rId5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53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the next page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©WATP</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tabs>
        <w:tab w:val="center" w:pos="4820"/>
      </w:tabs>
      <w:ind w:right="360" w:firstLine="360"/>
      <w:jc w:val="center"/>
      <w:rPr>
        <w:b w:val="1"/>
      </w:rPr>
    </w:pPr>
    <w:r w:rsidDel="00000000" w:rsidR="00000000" w:rsidRPr="00000000">
      <w:rPr>
        <w:b w:val="1"/>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next page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©WATP</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5245"/>
        <w:tab w:val="right" w:pos="9923"/>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SPECIALIST UNITS 1 &amp; 2</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820"/>
        <w:tab w:val="right" w:pos="9923"/>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SPECIALIST UNITS 1 &amp; 2</w:t>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5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jc w:val="center"/>
      <w:rPr>
        <w:i w:val="1"/>
        <w:sz w:val="18"/>
        <w:szCs w:val="18"/>
      </w:rPr>
    </w:pPr>
    <w:r w:rsidDel="00000000" w:rsidR="00000000" w:rsidRPr="00000000">
      <w:rPr>
        <w:sz w:val="18"/>
        <w:szCs w:val="18"/>
        <w:rtl w:val="0"/>
      </w:rPr>
      <w:t xml:space="preserve">Copyright for test papers and marking guides remains with </w:t>
    </w:r>
    <w:r w:rsidDel="00000000" w:rsidR="00000000" w:rsidRPr="00000000">
      <w:rPr>
        <w:i w:val="1"/>
        <w:sz w:val="18"/>
        <w:szCs w:val="18"/>
        <w:rtl w:val="0"/>
      </w:rPr>
      <w:t xml:space="preserve">West Australian Test Papers.</w:t>
    </w:r>
  </w:p>
  <w:p w:rsidR="00000000" w:rsidDel="00000000" w:rsidP="00000000" w:rsidRDefault="00000000" w:rsidRPr="00000000" w14:paraId="000002EC">
    <w:pPr>
      <w:jc w:val="center"/>
      <w:rPr>
        <w:sz w:val="18"/>
        <w:szCs w:val="18"/>
      </w:rPr>
    </w:pPr>
    <w:r w:rsidDel="00000000" w:rsidR="00000000" w:rsidRPr="00000000">
      <w:rPr>
        <w:sz w:val="18"/>
        <w:szCs w:val="18"/>
        <w:rtl w:val="0"/>
      </w:rPr>
      <w:t xml:space="preserve">Test papers may only be reproduced within the purchasing school according to the advertised Conditions of Sale.</w:t>
    </w:r>
  </w:p>
  <w:p w:rsidR="00000000" w:rsidDel="00000000" w:rsidP="00000000" w:rsidRDefault="00000000" w:rsidRPr="00000000" w14:paraId="000002ED">
    <w:pPr>
      <w:jc w:val="center"/>
      <w:rPr>
        <w:sz w:val="18"/>
        <w:szCs w:val="18"/>
      </w:rPr>
    </w:pPr>
    <w:r w:rsidDel="00000000" w:rsidR="00000000" w:rsidRPr="00000000">
      <w:rPr>
        <w:sz w:val="18"/>
        <w:szCs w:val="18"/>
        <w:rtl w:val="0"/>
      </w:rPr>
      <w:t xml:space="preserve">Test papers should be withdrawn after use and stored securely in the school until Friday 1st December 2017.</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right" w:pos="9311"/>
      </w:tabs>
      <w:ind w:left="700" w:hanging="700"/>
    </w:pPr>
    <w:rPr>
      <w:b w:val="1"/>
      <w:sz w:val="28"/>
      <w:szCs w:val="28"/>
    </w:rPr>
  </w:style>
  <w:style w:type="paragraph" w:styleId="Heading2">
    <w:name w:val="heading 2"/>
    <w:basedOn w:val="Normal"/>
    <w:next w:val="Normal"/>
    <w:pPr>
      <w:tabs>
        <w:tab w:val="right" w:pos="9311"/>
      </w:tabs>
      <w:ind w:left="700" w:hanging="700"/>
    </w:pPr>
    <w:rPr>
      <w:b w:val="1"/>
    </w:rPr>
  </w:style>
  <w:style w:type="paragraph" w:styleId="Heading3">
    <w:name w:val="heading 3"/>
    <w:basedOn w:val="Normal"/>
    <w:next w:val="Normal"/>
    <w:pPr>
      <w:tabs>
        <w:tab w:val="right" w:pos="9311"/>
      </w:tabs>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141B2"/>
    <w:rPr>
      <w:rFonts w:ascii="Arial" w:hAnsi="Arial"/>
      <w:sz w:val="22"/>
      <w:lang w:eastAsia="en-US"/>
    </w:rPr>
  </w:style>
  <w:style w:type="paragraph" w:styleId="Heading1">
    <w:name w:val="heading 1"/>
    <w:basedOn w:val="Normal"/>
    <w:next w:val="Normal"/>
    <w:qFormat w:val="1"/>
    <w:rsid w:val="00D3439E"/>
    <w:pPr>
      <w:tabs>
        <w:tab w:val="right" w:pos="9311"/>
      </w:tabs>
      <w:ind w:left="700" w:hanging="700"/>
      <w:outlineLvl w:val="0"/>
    </w:pPr>
    <w:rPr>
      <w:rFonts w:cs="Arial"/>
      <w:b w:val="1"/>
      <w:bCs w:val="1"/>
      <w:sz w:val="28"/>
      <w:szCs w:val="28"/>
    </w:rPr>
  </w:style>
  <w:style w:type="paragraph" w:styleId="Heading2">
    <w:name w:val="heading 2"/>
    <w:basedOn w:val="Normal"/>
    <w:next w:val="ListNumber2"/>
    <w:qFormat w:val="1"/>
    <w:rsid w:val="00730DC8"/>
    <w:pPr>
      <w:tabs>
        <w:tab w:val="right" w:pos="9311"/>
      </w:tabs>
      <w:ind w:left="700" w:hanging="700"/>
      <w:outlineLvl w:val="1"/>
    </w:pPr>
    <w:rPr>
      <w:rFonts w:cs="Arial"/>
      <w:b w:val="1"/>
      <w:szCs w:val="22"/>
    </w:rPr>
  </w:style>
  <w:style w:type="paragraph" w:styleId="Heading3">
    <w:name w:val="heading 3"/>
    <w:basedOn w:val="Normal"/>
    <w:next w:val="Normal"/>
    <w:qFormat w:val="1"/>
    <w:rsid w:val="007E2FFD"/>
    <w:pPr>
      <w:tabs>
        <w:tab w:val="right" w:pos="9311"/>
      </w:tabs>
      <w:outlineLvl w:val="2"/>
    </w:pPr>
    <w:rPr>
      <w:rFonts w:cs="Helvetica"/>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34601E"/>
    <w:rPr>
      <w:rFonts w:ascii="New York" w:hAnsi="New York"/>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rsid w:val="0034601E"/>
    <w:pPr>
      <w:tabs>
        <w:tab w:val="center" w:pos="4153"/>
        <w:tab w:val="right" w:pos="8306"/>
      </w:tabs>
    </w:pPr>
  </w:style>
  <w:style w:type="character" w:styleId="HeaderChar" w:customStyle="1">
    <w:name w:val="Header Char"/>
    <w:link w:val="Header"/>
    <w:uiPriority w:val="99"/>
    <w:locked w:val="1"/>
    <w:rsid w:val="002B7CB1"/>
    <w:rPr>
      <w:rFonts w:ascii="New York" w:hAnsi="New York"/>
      <w:sz w:val="24"/>
      <w:lang w:bidi="ar-SA" w:eastAsia="en-US" w:val="en-US"/>
    </w:rPr>
  </w:style>
  <w:style w:type="paragraph" w:styleId="Footer">
    <w:name w:val="footer"/>
    <w:aliases w:val="Footer1"/>
    <w:basedOn w:val="Normal"/>
    <w:link w:val="FooterChar"/>
    <w:rsid w:val="0034601E"/>
    <w:pPr>
      <w:tabs>
        <w:tab w:val="center" w:pos="4153"/>
        <w:tab w:val="right" w:pos="8306"/>
      </w:tabs>
    </w:pPr>
  </w:style>
  <w:style w:type="character" w:styleId="FooterChar" w:customStyle="1">
    <w:name w:val="Footer Char"/>
    <w:aliases w:val="Footer1 Char"/>
    <w:link w:val="Footer"/>
    <w:semiHidden w:val="1"/>
    <w:locked w:val="1"/>
    <w:rsid w:val="002B7CB1"/>
    <w:rPr>
      <w:rFonts w:ascii="New York" w:hAnsi="New York"/>
      <w:sz w:val="24"/>
      <w:lang w:bidi="ar-SA" w:eastAsia="en-US" w:val="en-US"/>
    </w:rPr>
  </w:style>
  <w:style w:type="paragraph" w:styleId="BalloonText">
    <w:name w:val="Balloon Text"/>
    <w:basedOn w:val="Normal"/>
    <w:link w:val="BalloonTextChar"/>
    <w:semiHidden w:val="1"/>
    <w:rsid w:val="002B7CB1"/>
    <w:rPr>
      <w:rFonts w:ascii="Lucida Grande" w:cs="Lucida Grande" w:hAnsi="Lucida Grande"/>
      <w:sz w:val="18"/>
      <w:szCs w:val="18"/>
    </w:rPr>
  </w:style>
  <w:style w:type="character" w:styleId="BalloonTextChar" w:customStyle="1">
    <w:name w:val="Balloon Text Char"/>
    <w:link w:val="BalloonText"/>
    <w:locked w:val="1"/>
    <w:rsid w:val="002B7CB1"/>
    <w:rPr>
      <w:rFonts w:ascii="Lucida Grande" w:cs="Lucida Grande" w:hAnsi="Lucida Grande"/>
      <w:sz w:val="18"/>
      <w:szCs w:val="18"/>
      <w:lang w:bidi="ar-SA" w:eastAsia="en-US" w:val="en-US"/>
    </w:rPr>
  </w:style>
  <w:style w:type="character" w:styleId="Hyperlink">
    <w:name w:val="Hyperlink"/>
    <w:rsid w:val="009509CD"/>
    <w:rPr>
      <w:color w:val="0000ff"/>
      <w:u w:val="single"/>
    </w:rPr>
  </w:style>
  <w:style w:type="paragraph" w:styleId="CharCharCharCharCharCharCharCharCharCharCharCharCharCharCharChar" w:customStyle="1">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val="1"/>
      <w:iCs w:val="1"/>
      <w:szCs w:val="24"/>
      <w:lang w:eastAsia="en-AU"/>
    </w:rPr>
  </w:style>
  <w:style w:type="paragraph" w:styleId="BodyText2">
    <w:name w:val="Body Text 2"/>
    <w:basedOn w:val="Normal"/>
    <w:rsid w:val="00D92DA7"/>
    <w:rPr>
      <w:rFonts w:ascii="Times New Roman" w:hAnsi="Times New Roman"/>
      <w:i w:val="1"/>
      <w:iCs w:val="1"/>
      <w:szCs w:val="24"/>
      <w:lang w:eastAsia="en-AU"/>
    </w:rPr>
  </w:style>
  <w:style w:type="paragraph" w:styleId="CharCharCharCharCharCharCharCharCharCharCharCharCharCharCharChar1" w:customStyle="1">
    <w:name w:val="Char Char Char Char Char Char Char Char Char Char Char Char Char Char Char Char1"/>
    <w:basedOn w:val="Normal"/>
    <w:rsid w:val="00D92DA7"/>
  </w:style>
  <w:style w:type="character" w:styleId="BodyTextChar" w:customStyle="1">
    <w:name w:val="Body Text Char"/>
    <w:link w:val="BodyText"/>
    <w:rsid w:val="002E6DA8"/>
    <w:rPr>
      <w:i w:val="1"/>
      <w:iCs w:val="1"/>
      <w:sz w:val="22"/>
      <w:szCs w:val="24"/>
      <w:lang w:bidi="ar-SA" w:eastAsia="en-AU" w:val="en-US"/>
    </w:rPr>
  </w:style>
  <w:style w:type="paragraph" w:styleId="ListNumber">
    <w:name w:val="List Number"/>
    <w:basedOn w:val="Normal"/>
    <w:rsid w:val="00730DC8"/>
  </w:style>
  <w:style w:type="character" w:styleId="ListNumber2Char" w:customStyle="1">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eastAsia="en-US" w:val="en-US"/>
    </w:rPr>
  </w:style>
  <w:style w:type="paragraph" w:styleId="ListNumber3">
    <w:name w:val="List Number 3"/>
    <w:rsid w:val="004F0DB0"/>
    <w:pPr>
      <w:numPr>
        <w:ilvl w:val="2"/>
        <w:numId w:val="1"/>
      </w:numPr>
    </w:pPr>
    <w:rPr>
      <w:rFonts w:ascii="Arial" w:hAnsi="Arial"/>
      <w:sz w:val="22"/>
      <w:lang w:eastAsia="en-US" w:val="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styleId="courier10" w:customStyle="1">
    <w:name w:val="courier10"/>
    <w:basedOn w:val="Normal"/>
    <w:rsid w:val="00B658A3"/>
    <w:rPr>
      <w:rFonts w:ascii="Courier" w:hAnsi="Courier"/>
      <w:sz w:val="18"/>
      <w:lang w:eastAsia="en-AU"/>
    </w:rPr>
  </w:style>
  <w:style w:type="paragraph" w:styleId="NormalWeb">
    <w:name w:val="Normal (Web)"/>
    <w:basedOn w:val="Normal"/>
    <w:uiPriority w:val="99"/>
    <w:unhideWhenUsed w:val="1"/>
    <w:rsid w:val="009D72B3"/>
    <w:pPr>
      <w:spacing w:after="100" w:afterAutospacing="1" w:before="100" w:beforeAutospacing="1"/>
    </w:pPr>
    <w:rPr>
      <w:rFonts w:ascii="Times New Roman" w:hAnsi="Times New Roman"/>
      <w:sz w:val="24"/>
      <w:szCs w:val="24"/>
      <w:lang w:eastAsia="en-AU"/>
    </w:rPr>
  </w:style>
  <w:style w:type="paragraph" w:styleId="ListParagraph">
    <w:name w:val="List Paragraph"/>
    <w:basedOn w:val="Normal"/>
    <w:uiPriority w:val="34"/>
    <w:qFormat w:val="1"/>
    <w:rsid w:val="001D13D5"/>
    <w:pPr>
      <w:ind w:left="720"/>
    </w:pPr>
  </w:style>
  <w:style w:type="character" w:styleId="CommentReference">
    <w:name w:val="annotation reference"/>
    <w:semiHidden w:val="1"/>
    <w:rsid w:val="000811BD"/>
    <w:rPr>
      <w:sz w:val="16"/>
      <w:szCs w:val="16"/>
    </w:rPr>
  </w:style>
  <w:style w:type="paragraph" w:styleId="CommentText">
    <w:name w:val="annotation text"/>
    <w:basedOn w:val="Normal"/>
    <w:semiHidden w:val="1"/>
    <w:rsid w:val="000811BD"/>
    <w:rPr>
      <w:sz w:val="20"/>
    </w:rPr>
  </w:style>
  <w:style w:type="paragraph" w:styleId="CommentSubject">
    <w:name w:val="annotation subject"/>
    <w:basedOn w:val="CommentText"/>
    <w:next w:val="CommentText"/>
    <w:semiHidden w:val="1"/>
    <w:rsid w:val="000811BD"/>
    <w:rPr>
      <w:b w:val="1"/>
      <w:bCs w:val="1"/>
    </w:rPr>
  </w:style>
  <w:style w:type="character" w:styleId="PlaceholderText">
    <w:name w:val="Placeholder Text"/>
    <w:uiPriority w:val="99"/>
    <w:semiHidden w:val="1"/>
    <w:rsid w:val="005530AB"/>
    <w:rPr>
      <w:color w:val="808080"/>
    </w:rPr>
  </w:style>
  <w:style w:type="paragraph" w:styleId="BodyTextIndent">
    <w:name w:val="Body Text Indent"/>
    <w:basedOn w:val="Normal"/>
    <w:link w:val="BodyTextIndentChar"/>
    <w:uiPriority w:val="99"/>
    <w:semiHidden w:val="1"/>
    <w:unhideWhenUsed w:val="1"/>
    <w:rsid w:val="007F6ACC"/>
    <w:pPr>
      <w:spacing w:after="120"/>
      <w:ind w:left="283"/>
    </w:pPr>
  </w:style>
  <w:style w:type="character" w:styleId="BodyTextIndentChar" w:customStyle="1">
    <w:name w:val="Body Text Indent Char"/>
    <w:link w:val="BodyTextIndent"/>
    <w:uiPriority w:val="99"/>
    <w:semiHidden w:val="1"/>
    <w:rsid w:val="007F6ACC"/>
    <w:rPr>
      <w:rFonts w:ascii="Arial" w:hAnsi="Arial"/>
      <w:sz w:val="22"/>
      <w:lang w:val="en-AU"/>
    </w:rPr>
  </w:style>
  <w:style w:type="paragraph" w:styleId="PartA" w:customStyle="1">
    <w:name w:val="PartA"/>
    <w:basedOn w:val="Normal"/>
    <w:rsid w:val="00E0468F"/>
    <w:pPr>
      <w:tabs>
        <w:tab w:val="left" w:pos="680"/>
        <w:tab w:val="right" w:pos="9469"/>
      </w:tabs>
      <w:ind w:left="660" w:hanging="660" w:hangingChars="300"/>
    </w:pPr>
    <w:rPr>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png"/><Relationship Id="rId41" Type="http://schemas.openxmlformats.org/officeDocument/2006/relationships/oleObject" Target="embeddings/oleObject1.bin"/><Relationship Id="rId44" Type="http://schemas.openxmlformats.org/officeDocument/2006/relationships/image" Target="media/image3.png"/><Relationship Id="rId43" Type="http://schemas.openxmlformats.org/officeDocument/2006/relationships/oleObject" Target="embeddings/oleObject2.bin"/><Relationship Id="rId46" Type="http://schemas.openxmlformats.org/officeDocument/2006/relationships/image" Target="media/image4.png"/><Relationship Id="rId45" Type="http://schemas.openxmlformats.org/officeDocument/2006/relationships/oleObject" Target="embeddings/oleObject3.bin"/><Relationship Id="rId1" Type="http://schemas.openxmlformats.org/officeDocument/2006/relationships/image" Target="media/image8.png"/><Relationship Id="rId2" Type="http://schemas.openxmlformats.org/officeDocument/2006/relationships/image" Target="media/image10.png"/><Relationship Id="rId3" Type="http://schemas.openxmlformats.org/officeDocument/2006/relationships/oleObject" Target="embeddings/oleObject9.bin"/><Relationship Id="rId4" Type="http://schemas.openxmlformats.org/officeDocument/2006/relationships/image" Target="media/image9.png"/><Relationship Id="rId9" Type="http://schemas.openxmlformats.org/officeDocument/2006/relationships/oleObject" Target="embeddings/oleObject10.bin"/><Relationship Id="rId48" Type="http://schemas.openxmlformats.org/officeDocument/2006/relationships/image" Target="media/image5.png"/><Relationship Id="rId47" Type="http://schemas.openxmlformats.org/officeDocument/2006/relationships/oleObject" Target="embeddings/oleObject4.bin"/><Relationship Id="rId49" Type="http://schemas.openxmlformats.org/officeDocument/2006/relationships/oleObject" Target="embeddings/oleObject5.bin"/><Relationship Id="rId5" Type="http://schemas.openxmlformats.org/officeDocument/2006/relationships/oleObject" Target="embeddings/oleObject8.bin"/><Relationship Id="rId6" Type="http://schemas.openxmlformats.org/officeDocument/2006/relationships/image" Target="media/image12.png"/><Relationship Id="rId7" Type="http://schemas.openxmlformats.org/officeDocument/2006/relationships/oleObject" Target="embeddings/oleObject11.bin"/><Relationship Id="rId8" Type="http://schemas.openxmlformats.org/officeDocument/2006/relationships/image" Target="media/image11.png"/><Relationship Id="rId31" Type="http://schemas.openxmlformats.org/officeDocument/2006/relationships/oleObject" Target="embeddings/oleObject22.bin"/><Relationship Id="rId30" Type="http://schemas.openxmlformats.org/officeDocument/2006/relationships/image" Target="media/image23.png"/><Relationship Id="rId33" Type="http://schemas.openxmlformats.org/officeDocument/2006/relationships/oleObject" Target="embeddings/oleObject23.bin"/><Relationship Id="rId32" Type="http://schemas.openxmlformats.org/officeDocument/2006/relationships/image" Target="media/image24.png"/><Relationship Id="rId35" Type="http://schemas.openxmlformats.org/officeDocument/2006/relationships/oleObject" Target="embeddings/oleObject24.bin"/><Relationship Id="rId34" Type="http://schemas.openxmlformats.org/officeDocument/2006/relationships/image" Target="media/image25.png"/><Relationship Id="rId37" Type="http://schemas.openxmlformats.org/officeDocument/2006/relationships/oleObject" Target="embeddings/oleObject25.bin"/><Relationship Id="rId36" Type="http://schemas.openxmlformats.org/officeDocument/2006/relationships/image" Target="media/image26.png"/><Relationship Id="rId39" Type="http://schemas.openxmlformats.org/officeDocument/2006/relationships/oleObject" Target="embeddings/oleObject26.bin"/><Relationship Id="rId38" Type="http://schemas.openxmlformats.org/officeDocument/2006/relationships/image" Target="media/image27.png"/><Relationship Id="rId62" Type="http://schemas.openxmlformats.org/officeDocument/2006/relationships/header" Target="header3.xml"/><Relationship Id="rId61" Type="http://schemas.openxmlformats.org/officeDocument/2006/relationships/header" Target="header1.xml"/><Relationship Id="rId64" Type="http://schemas.openxmlformats.org/officeDocument/2006/relationships/footer" Target="footer3.xml"/><Relationship Id="rId20" Type="http://schemas.openxmlformats.org/officeDocument/2006/relationships/image" Target="media/image17.png"/><Relationship Id="rId63" Type="http://schemas.openxmlformats.org/officeDocument/2006/relationships/header" Target="header2.xml"/><Relationship Id="rId22" Type="http://schemas.openxmlformats.org/officeDocument/2006/relationships/image" Target="media/image19.png"/><Relationship Id="rId66" Type="http://schemas.openxmlformats.org/officeDocument/2006/relationships/footer" Target="footer5.xml"/><Relationship Id="rId65" Type="http://schemas.openxmlformats.org/officeDocument/2006/relationships/footer" Target="footer1.xml"/><Relationship Id="rId21" Type="http://schemas.openxmlformats.org/officeDocument/2006/relationships/oleObject" Target="embeddings/oleObject16.bin"/><Relationship Id="rId24" Type="http://schemas.openxmlformats.org/officeDocument/2006/relationships/image" Target="media/image20.png"/><Relationship Id="rId68" Type="http://schemas.openxmlformats.org/officeDocument/2006/relationships/footer" Target="footer6.xml"/><Relationship Id="rId23" Type="http://schemas.openxmlformats.org/officeDocument/2006/relationships/oleObject" Target="embeddings/oleObject17.bin"/><Relationship Id="rId67" Type="http://schemas.openxmlformats.org/officeDocument/2006/relationships/footer" Target="footer2.xml"/><Relationship Id="rId60" Type="http://schemas.openxmlformats.org/officeDocument/2006/relationships/image" Target="media/image28.png"/><Relationship Id="rId26" Type="http://schemas.openxmlformats.org/officeDocument/2006/relationships/image" Target="media/image21.png"/><Relationship Id="rId25" Type="http://schemas.openxmlformats.org/officeDocument/2006/relationships/oleObject" Target="embeddings/oleObject19.bin"/><Relationship Id="rId69" Type="http://schemas.openxmlformats.org/officeDocument/2006/relationships/footer" Target="footer4.xml"/><Relationship Id="rId28" Type="http://schemas.openxmlformats.org/officeDocument/2006/relationships/image" Target="media/image22.png"/><Relationship Id="rId27" Type="http://schemas.openxmlformats.org/officeDocument/2006/relationships/oleObject" Target="embeddings/oleObject20.bin"/><Relationship Id="rId29" Type="http://schemas.openxmlformats.org/officeDocument/2006/relationships/oleObject" Target="embeddings/oleObject21.bin"/><Relationship Id="rId51" Type="http://schemas.openxmlformats.org/officeDocument/2006/relationships/oleObject" Target="embeddings/oleObject6.bin"/><Relationship Id="rId50" Type="http://schemas.openxmlformats.org/officeDocument/2006/relationships/image" Target="media/image6.png"/><Relationship Id="rId53" Type="http://schemas.openxmlformats.org/officeDocument/2006/relationships/oleObject" Target="embeddings/oleObject7.bin"/><Relationship Id="rId52" Type="http://schemas.openxmlformats.org/officeDocument/2006/relationships/image" Target="media/image7.png"/><Relationship Id="rId55" Type="http://schemas.openxmlformats.org/officeDocument/2006/relationships/settings" Target="settings.xml"/><Relationship Id="rId11" Type="http://schemas.openxmlformats.org/officeDocument/2006/relationships/oleObject" Target="embeddings/oleObject13.bin"/><Relationship Id="rId54" Type="http://schemas.openxmlformats.org/officeDocument/2006/relationships/theme" Target="theme/theme1.xml"/><Relationship Id="rId10" Type="http://schemas.openxmlformats.org/officeDocument/2006/relationships/image" Target="media/image14.png"/><Relationship Id="rId57" Type="http://schemas.openxmlformats.org/officeDocument/2006/relationships/numbering" Target="numbering.xml"/><Relationship Id="rId13" Type="http://schemas.openxmlformats.org/officeDocument/2006/relationships/oleObject" Target="embeddings/oleObject12.bin"/><Relationship Id="rId56" Type="http://schemas.openxmlformats.org/officeDocument/2006/relationships/fontTable" Target="fontTable.xml"/><Relationship Id="rId12" Type="http://schemas.openxmlformats.org/officeDocument/2006/relationships/image" Target="media/image13.png"/><Relationship Id="rId59" Type="http://schemas.openxmlformats.org/officeDocument/2006/relationships/customXml" Target="../customXML/item1.xml"/><Relationship Id="rId15" Type="http://schemas.openxmlformats.org/officeDocument/2006/relationships/oleObject" Target="embeddings/oleObject15.bin"/><Relationship Id="rId58" Type="http://schemas.openxmlformats.org/officeDocument/2006/relationships/styles" Target="styles.xml"/><Relationship Id="rId14" Type="http://schemas.openxmlformats.org/officeDocument/2006/relationships/image" Target="media/image16.png"/><Relationship Id="rId17" Type="http://schemas.openxmlformats.org/officeDocument/2006/relationships/oleObject" Target="embeddings/oleObject14.bin"/><Relationship Id="rId16" Type="http://schemas.openxmlformats.org/officeDocument/2006/relationships/image" Target="media/image16.png"/><Relationship Id="rId19" Type="http://schemas.openxmlformats.org/officeDocument/2006/relationships/oleObject" Target="embeddings/oleObject18.bin"/><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5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ZXV/+oJMuYsYI4lavXVT4W1dA==">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2018-07-25T00:10:00Z</dcterms:created>
  <dc:creator>Andre Leicester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