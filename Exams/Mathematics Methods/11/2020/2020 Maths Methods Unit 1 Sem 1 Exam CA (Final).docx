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3"/>
        <w:jc w:val="left"/>
        <w:rPr/>
      </w:pPr>
      <w:r w:rsidDel="00000000" w:rsidR="00000000" w:rsidRPr="00000000">
        <w:rPr/>
        <w:drawing>
          <wp:inline distB="0" distT="0" distL="0" distR="0">
            <wp:extent cx="3600000" cy="850466"/>
            <wp:effectExtent b="0" l="0" r="0" t="0"/>
            <wp:docPr id="2934"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3600000" cy="85046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3"/>
        <w:rPr/>
      </w:pPr>
      <w:r w:rsidDel="00000000" w:rsidR="00000000" w:rsidRPr="00000000">
        <w:rPr>
          <w:rtl w:val="0"/>
        </w:rPr>
        <w:t xml:space="preserve">Semester One Examination, 2020</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rPr/>
      </w:pPr>
      <w:r w:rsidDel="00000000" w:rsidR="00000000" w:rsidRPr="00000000">
        <w:rPr>
          <w:rtl w:val="0"/>
        </w:rPr>
        <w:t xml:space="preserve">Question/Answer booklet</w:t>
      </w:r>
    </w:p>
    <w:p w:rsidR="00000000" w:rsidDel="00000000" w:rsidP="00000000" w:rsidRDefault="00000000" w:rsidRPr="00000000" w14:paraId="00000006">
      <w:pPr>
        <w:pStyle w:val="Heading1"/>
        <w:rPr/>
      </w:pPr>
      <w:r w:rsidDel="00000000" w:rsidR="00000000" w:rsidRPr="00000000">
        <w:rPr>
          <w:rtl w:val="0"/>
        </w:rPr>
        <w:t xml:space="preserve">MATHEMATICS METHODS</w:t>
      </w:r>
    </w:p>
    <w:bookmarkStart w:colFirst="0" w:colLast="0" w:name="bookmark=id.30j0zll" w:id="0"/>
    <w:bookmarkEnd w:id="0"/>
    <w:bookmarkStart w:colFirst="0" w:colLast="0" w:name="bookmark=id.gjdgxs" w:id="1"/>
    <w:bookmarkEnd w:id="1"/>
    <w:p w:rsidR="00000000" w:rsidDel="00000000" w:rsidP="00000000" w:rsidRDefault="00000000" w:rsidRPr="00000000" w14:paraId="00000007">
      <w:pPr>
        <w:rPr>
          <w:b w:val="1"/>
          <w:sz w:val="36"/>
          <w:szCs w:val="36"/>
        </w:rPr>
      </w:pPr>
      <w:r w:rsidDel="00000000" w:rsidR="00000000" w:rsidRPr="00000000">
        <w:rPr>
          <w:b w:val="1"/>
          <w:sz w:val="36"/>
          <w:szCs w:val="36"/>
          <w:rtl w:val="0"/>
        </w:rPr>
        <w:t xml:space="preserve">UNIT 1</w:t>
      </w:r>
    </w:p>
    <w:p w:rsidR="00000000" w:rsidDel="00000000" w:rsidP="00000000" w:rsidRDefault="00000000" w:rsidRPr="00000000" w14:paraId="00000008">
      <w:pPr>
        <w:pStyle w:val="Heading2"/>
        <w:spacing w:after="0" w:lineRule="auto"/>
        <w:rPr/>
      </w:pPr>
      <w:r w:rsidDel="00000000" w:rsidR="00000000" w:rsidRPr="00000000">
        <w:rPr>
          <w:rtl w:val="0"/>
        </w:rPr>
        <w:t xml:space="preserve">Section </w:t>
      </w:r>
      <w:bookmarkStart w:colFirst="0" w:colLast="0" w:name="bookmark=id.1fob9te" w:id="2"/>
      <w:bookmarkEnd w:id="2"/>
      <w:r w:rsidDel="00000000" w:rsidR="00000000" w:rsidRPr="00000000">
        <w:rPr>
          <w:rtl w:val="0"/>
        </w:rPr>
        <w:t xml:space="preserve">Two:</w:t>
      </w:r>
    </w:p>
    <w:p w:rsidR="00000000" w:rsidDel="00000000" w:rsidP="00000000" w:rsidRDefault="00000000" w:rsidRPr="00000000" w14:paraId="00000009">
      <w:pPr>
        <w:pStyle w:val="Heading2"/>
        <w:spacing w:before="0" w:lineRule="auto"/>
        <w:rPr/>
      </w:pPr>
      <w:r w:rsidDel="00000000" w:rsidR="00000000" w:rsidRPr="00000000">
        <w:rPr>
          <w:rtl w:val="0"/>
        </w:rPr>
        <w:t xml:space="preserve">Calculator-</w:t>
      </w:r>
      <w:bookmarkStart w:colFirst="0" w:colLast="0" w:name="bookmark=id.3znysh7" w:id="3"/>
      <w:bookmarkEnd w:id="3"/>
      <w:r w:rsidDel="00000000" w:rsidR="00000000" w:rsidRPr="00000000">
        <w:rPr>
          <w:rtl w:val="0"/>
        </w:rPr>
        <w:t xml:space="preserve">assumed</w:t>
      </w:r>
    </w:p>
    <w:p w:rsidR="00000000" w:rsidDel="00000000" w:rsidP="00000000" w:rsidRDefault="00000000" w:rsidRPr="00000000" w14:paraId="0000000A">
      <w:pPr>
        <w:tabs>
          <w:tab w:val="right" w:pos="9270"/>
        </w:tabs>
        <w:rPr/>
      </w:pPr>
      <w:r w:rsidDel="00000000" w:rsidR="00000000" w:rsidRPr="00000000">
        <w:rPr>
          <w:rtl w:val="0"/>
        </w:rPr>
      </w:r>
    </w:p>
    <w:p w:rsidR="00000000" w:rsidDel="00000000" w:rsidP="00000000" w:rsidRDefault="00000000" w:rsidRPr="00000000" w14:paraId="0000000B">
      <w:pPr>
        <w:tabs>
          <w:tab w:val="left" w:pos="3119"/>
          <w:tab w:val="left" w:pos="4590"/>
          <w:tab w:val="left" w:pos="9356"/>
        </w:tabs>
        <w:rPr/>
      </w:pPr>
      <w:r w:rsidDel="00000000" w:rsidR="00000000" w:rsidRPr="00000000">
        <w:rPr>
          <w:rtl w:val="0"/>
        </w:rPr>
        <w:tab/>
        <w:t xml:space="preserve">Your Name</w:t>
        <w:tab/>
        <w:tab/>
      </w:r>
    </w:p>
    <w:p w:rsidR="00000000" w:rsidDel="00000000" w:rsidP="00000000" w:rsidRDefault="00000000" w:rsidRPr="00000000" w14:paraId="0000000C">
      <w:pPr>
        <w:tabs>
          <w:tab w:val="left" w:pos="3119"/>
          <w:tab w:val="left" w:pos="4590"/>
          <w:tab w:val="left" w:pos="9356"/>
        </w:tabs>
        <w:rPr/>
      </w:pPr>
      <w:r w:rsidDel="00000000" w:rsidR="00000000" w:rsidRPr="00000000">
        <w:rPr>
          <w:rtl w:val="0"/>
        </w:rPr>
      </w:r>
    </w:p>
    <w:p w:rsidR="00000000" w:rsidDel="00000000" w:rsidP="00000000" w:rsidRDefault="00000000" w:rsidRPr="00000000" w14:paraId="0000000D">
      <w:pPr>
        <w:tabs>
          <w:tab w:val="left" w:pos="2250"/>
          <w:tab w:val="left" w:pos="4590"/>
          <w:tab w:val="left" w:pos="9270"/>
        </w:tabs>
        <w:rPr/>
      </w:pPr>
      <w:r w:rsidDel="00000000" w:rsidR="00000000" w:rsidRPr="00000000">
        <w:rPr>
          <w:rtl w:val="0"/>
        </w:rPr>
      </w:r>
    </w:p>
    <w:p w:rsidR="00000000" w:rsidDel="00000000" w:rsidP="00000000" w:rsidRDefault="00000000" w:rsidRPr="00000000" w14:paraId="0000000E">
      <w:pPr>
        <w:tabs>
          <w:tab w:val="left" w:pos="3119"/>
          <w:tab w:val="left" w:pos="4590"/>
          <w:tab w:val="left" w:pos="9356"/>
        </w:tabs>
        <w:rPr/>
      </w:pPr>
      <w:r w:rsidDel="00000000" w:rsidR="00000000" w:rsidRPr="00000000">
        <w:rPr>
          <w:rtl w:val="0"/>
        </w:rPr>
        <w:tab/>
        <w:t xml:space="preserve">Your Teacher’s Name</w:t>
        <w:tab/>
      </w:r>
    </w:p>
    <w:p w:rsidR="00000000" w:rsidDel="00000000" w:rsidP="00000000" w:rsidRDefault="00000000" w:rsidRPr="00000000" w14:paraId="0000000F">
      <w:pPr>
        <w:keepNext w:val="1"/>
        <w:rPr>
          <w:b w:val="1"/>
        </w:rPr>
      </w:pPr>
      <w:r w:rsidDel="00000000" w:rsidR="00000000" w:rsidRPr="00000000">
        <w:rPr>
          <w:rtl w:val="0"/>
        </w:rPr>
      </w:r>
    </w:p>
    <w:p w:rsidR="00000000" w:rsidDel="00000000" w:rsidP="00000000" w:rsidRDefault="00000000" w:rsidRPr="00000000" w14:paraId="00000010">
      <w:pPr>
        <w:pStyle w:val="Heading2"/>
        <w:rPr/>
      </w:pPr>
      <w:r w:rsidDel="00000000" w:rsidR="00000000" w:rsidRPr="00000000">
        <w:rPr>
          <w:rtl w:val="0"/>
        </w:rPr>
        <w:t xml:space="preserve">Time allowed for this section</w:t>
      </w:r>
    </w:p>
    <w:p w:rsidR="00000000" w:rsidDel="00000000" w:rsidP="00000000" w:rsidRDefault="00000000" w:rsidRPr="00000000" w14:paraId="00000011">
      <w:pPr>
        <w:tabs>
          <w:tab w:val="left" w:pos="-720"/>
          <w:tab w:val="left" w:pos="4253"/>
        </w:tabs>
        <w:rPr/>
      </w:pPr>
      <w:r w:rsidDel="00000000" w:rsidR="00000000" w:rsidRPr="00000000">
        <w:rPr>
          <w:rtl w:val="0"/>
        </w:rPr>
        <w:t xml:space="preserve">Reading time before commencing work:</w:t>
        <w:tab/>
      </w:r>
      <w:bookmarkStart w:colFirst="0" w:colLast="0" w:name="bookmark=id.2et92p0" w:id="4"/>
      <w:bookmarkEnd w:id="4"/>
      <w:r w:rsidDel="00000000" w:rsidR="00000000" w:rsidRPr="00000000">
        <w:rPr>
          <w:rtl w:val="0"/>
        </w:rPr>
        <w:t xml:space="preserve">ten minutes</w:t>
      </w:r>
    </w:p>
    <w:p w:rsidR="00000000" w:rsidDel="00000000" w:rsidP="00000000" w:rsidRDefault="00000000" w:rsidRPr="00000000" w14:paraId="00000012">
      <w:pPr>
        <w:tabs>
          <w:tab w:val="left" w:pos="-720"/>
          <w:tab w:val="left" w:pos="4253"/>
        </w:tabs>
        <w:rPr/>
      </w:pPr>
      <w:r w:rsidDel="00000000" w:rsidR="00000000" w:rsidRPr="00000000">
        <w:rPr>
          <w:rtl w:val="0"/>
        </w:rPr>
        <w:t xml:space="preserve">Working time:</w:t>
        <w:tab/>
      </w:r>
      <w:bookmarkStart w:colFirst="0" w:colLast="0" w:name="bookmark=id.tyjcwt" w:id="5"/>
      <w:bookmarkEnd w:id="5"/>
      <w:r w:rsidDel="00000000" w:rsidR="00000000" w:rsidRPr="00000000">
        <w:rPr>
          <w:rtl w:val="0"/>
        </w:rPr>
        <w:t xml:space="preserve">one hundred minutes</w:t>
      </w:r>
    </w:p>
    <w:p w:rsidR="00000000" w:rsidDel="00000000" w:rsidP="00000000" w:rsidRDefault="00000000" w:rsidRPr="00000000" w14:paraId="00000013">
      <w:pPr>
        <w:tabs>
          <w:tab w:val="left" w:pos="-720"/>
          <w:tab w:val="left" w:pos="1800"/>
        </w:tabs>
        <w:rPr/>
      </w:pPr>
      <w:r w:rsidDel="00000000" w:rsidR="00000000" w:rsidRPr="00000000">
        <w:rPr>
          <w:rtl w:val="0"/>
        </w:rPr>
      </w:r>
    </w:p>
    <w:p w:rsidR="00000000" w:rsidDel="00000000" w:rsidP="00000000" w:rsidRDefault="00000000" w:rsidRPr="00000000" w14:paraId="00000014">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15">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16">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17">
      <w:pPr>
        <w:tabs>
          <w:tab w:val="left" w:pos="-720"/>
          <w:tab w:val="left" w:pos="2268"/>
        </w:tabs>
        <w:rPr/>
      </w:pPr>
      <w:r w:rsidDel="00000000" w:rsidR="00000000" w:rsidRPr="00000000">
        <w:rPr>
          <w:rtl w:val="0"/>
        </w:rPr>
        <w:t xml:space="preserve">Formula sheet </w:t>
      </w:r>
      <w:bookmarkStart w:colFirst="0" w:colLast="0" w:name="bookmark=id.3dy6vkm" w:id="6"/>
      <w:bookmarkEnd w:id="6"/>
      <w:r w:rsidDel="00000000" w:rsidR="00000000" w:rsidRPr="00000000">
        <w:rPr>
          <w:rtl w:val="0"/>
        </w:rPr>
        <w:t xml:space="preserve">(retained from Section One)</w:t>
      </w:r>
    </w:p>
    <w:p w:rsidR="00000000" w:rsidDel="00000000" w:rsidP="00000000" w:rsidRDefault="00000000" w:rsidRPr="00000000" w14:paraId="00000018">
      <w:pPr>
        <w:tabs>
          <w:tab w:val="left" w:pos="-720"/>
          <w:tab w:val="left" w:pos="1800"/>
        </w:tabs>
        <w:rPr/>
      </w:pPr>
      <w:r w:rsidDel="00000000" w:rsidR="00000000" w:rsidRPr="00000000">
        <w:rPr>
          <w:rtl w:val="0"/>
        </w:rPr>
      </w:r>
    </w:p>
    <w:p w:rsidR="00000000" w:rsidDel="00000000" w:rsidP="00000000" w:rsidRDefault="00000000" w:rsidRPr="00000000" w14:paraId="00000019">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1A">
      <w:pPr>
        <w:tabs>
          <w:tab w:val="left" w:pos="1843"/>
        </w:tabs>
        <w:ind w:left="1843" w:hanging="1843"/>
        <w:rPr/>
      </w:pPr>
      <w:r w:rsidDel="00000000" w:rsidR="00000000" w:rsidRPr="00000000">
        <w:rPr>
          <w:rtl w:val="0"/>
        </w:rPr>
        <w:t xml:space="preserve">Standard items: </w:t>
        <w:tab/>
        <w:t xml:space="preserve">pens (blue/black preferred), pencils (including coloured), sharpener, correction fluid/tape, eraser, ruler, highlighters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tabs>
          <w:tab w:val="left" w:pos="1843"/>
        </w:tabs>
        <w:ind w:left="1843" w:hanging="1843"/>
        <w:rPr/>
      </w:pPr>
      <w:r w:rsidDel="00000000" w:rsidR="00000000" w:rsidRPr="00000000">
        <w:rPr>
          <w:rtl w:val="0"/>
        </w:rPr>
        <w:t xml:space="preserve">Special items: </w:t>
        <w:tab/>
      </w:r>
      <w:bookmarkStart w:colFirst="0" w:colLast="0" w:name="bookmark=id.1t3h5sf" w:id="7"/>
      <w:bookmarkEnd w:id="7"/>
      <w:r w:rsidDel="00000000" w:rsidR="00000000" w:rsidRPr="00000000">
        <w:rPr>
          <w:rtl w:val="0"/>
        </w:rPr>
        <w:t xml:space="preserve">drawing instruments, templates, notes on two unfolded sheets of A4 paper, and up to three calculators approved for use in this examination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pPr>
      <w:r w:rsidDel="00000000" w:rsidR="00000000" w:rsidRPr="00000000">
        <w:rPr>
          <w:rtl w:val="0"/>
        </w:rPr>
        <w:t xml:space="preserve">Important note to candidates</w:t>
      </w:r>
    </w:p>
    <w:p w:rsidR="00000000" w:rsidDel="00000000" w:rsidP="00000000" w:rsidRDefault="00000000" w:rsidRPr="00000000" w14:paraId="0000001F">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tbl>
      <w:tblPr>
        <w:tblStyle w:val="Table1"/>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0"/>
        <w:gridCol w:w="1513"/>
        <w:gridCol w:w="1418"/>
        <w:gridCol w:w="1701"/>
        <w:gridCol w:w="1559"/>
        <w:gridCol w:w="1559"/>
        <w:tblGridChange w:id="0">
          <w:tblGrid>
            <w:gridCol w:w="1430"/>
            <w:gridCol w:w="1513"/>
            <w:gridCol w:w="1418"/>
            <w:gridCol w:w="1701"/>
            <w:gridCol w:w="1559"/>
            <w:gridCol w:w="15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sdt>
            <w:sdtPr>
              <w:tag w:val="goog_rdk_1"/>
            </w:sdtPr>
            <w:sdtContent>
              <w:p w:rsidR="00000000" w:rsidDel="00000000" w:rsidP="00000000" w:rsidRDefault="00000000" w:rsidRPr="00000000" w14:paraId="00000020">
                <w:pPr>
                  <w:jc w:val="center"/>
                  <w:rPr>
                    <w:b w:val="1"/>
                    <w:sz w:val="26"/>
                    <w:szCs w:val="26"/>
                    <w:rPrChange w:author="Pinkypie Savage" w:id="0" w:date="2022-01-01T08:20:02Z">
                      <w:rPr>
                        <w:b w:val="1"/>
                        <w:sz w:val="28"/>
                        <w:szCs w:val="28"/>
                      </w:rPr>
                    </w:rPrChange>
                  </w:rPr>
                </w:pPr>
                <w:sdt>
                  <w:sdtPr>
                    <w:tag w:val="goog_rdk_0"/>
                  </w:sdtPr>
                  <w:sdtContent>
                    <w:r w:rsidDel="00000000" w:rsidR="00000000" w:rsidRPr="00000000">
                      <w:rPr>
                        <w:b w:val="1"/>
                        <w:sz w:val="26"/>
                        <w:szCs w:val="26"/>
                        <w:rtl w:val="0"/>
                        <w:rPrChange w:author="Pinkypie Savage" w:id="0" w:date="2022-01-01T08:20:02Z">
                          <w:rPr>
                            <w:b w:val="1"/>
                            <w:sz w:val="28"/>
                            <w:szCs w:val="28"/>
                          </w:rPr>
                        </w:rPrChange>
                      </w:rPr>
                      <w:t xml:space="preserve">Question</w:t>
                    </w:r>
                  </w:sdtContent>
                </w:sdt>
              </w:p>
            </w:sdtContent>
          </w:sdt>
        </w:tc>
        <w:tc>
          <w:tcPr>
            <w:tcBorders>
              <w:top w:color="000000" w:space="0" w:sz="4" w:val="single"/>
              <w:left w:color="000000" w:space="0" w:sz="4" w:val="single"/>
              <w:bottom w:color="000000" w:space="0" w:sz="4" w:val="single"/>
              <w:right w:color="000000" w:space="0" w:sz="4" w:val="single"/>
            </w:tcBorders>
          </w:tcPr>
          <w:sdt>
            <w:sdtPr>
              <w:tag w:val="goog_rdk_3"/>
            </w:sdtPr>
            <w:sdtContent>
              <w:p w:rsidR="00000000" w:rsidDel="00000000" w:rsidP="00000000" w:rsidRDefault="00000000" w:rsidRPr="00000000" w14:paraId="00000021">
                <w:pPr>
                  <w:jc w:val="center"/>
                  <w:rPr>
                    <w:b w:val="1"/>
                    <w:sz w:val="26"/>
                    <w:szCs w:val="26"/>
                    <w:rPrChange w:author="Pinkypie Savage" w:id="0" w:date="2022-01-01T08:20:02Z">
                      <w:rPr>
                        <w:b w:val="1"/>
                        <w:sz w:val="28"/>
                        <w:szCs w:val="28"/>
                      </w:rPr>
                    </w:rPrChange>
                  </w:rPr>
                </w:pPr>
                <w:sdt>
                  <w:sdtPr>
                    <w:tag w:val="goog_rdk_2"/>
                  </w:sdtPr>
                  <w:sdtContent>
                    <w:r w:rsidDel="00000000" w:rsidR="00000000" w:rsidRPr="00000000">
                      <w:rPr>
                        <w:b w:val="1"/>
                        <w:sz w:val="26"/>
                        <w:szCs w:val="26"/>
                        <w:rtl w:val="0"/>
                        <w:rPrChange w:author="Pinkypie Savage" w:id="0" w:date="2022-01-01T08:20:02Z">
                          <w:rPr>
                            <w:b w:val="1"/>
                            <w:sz w:val="28"/>
                            <w:szCs w:val="28"/>
                          </w:rPr>
                        </w:rPrChange>
                      </w:rPr>
                      <w:t xml:space="preserve">Marks</w:t>
                    </w:r>
                  </w:sdtContent>
                </w:sdt>
              </w:p>
            </w:sdtContent>
          </w:sdt>
        </w:tc>
        <w:tc>
          <w:tcPr>
            <w:tcBorders>
              <w:top w:color="000000" w:space="0" w:sz="4" w:val="single"/>
              <w:left w:color="000000" w:space="0" w:sz="4" w:val="single"/>
              <w:bottom w:color="000000" w:space="0" w:sz="4" w:val="single"/>
              <w:right w:color="000000" w:space="0" w:sz="4" w:val="single"/>
            </w:tcBorders>
          </w:tcPr>
          <w:sdt>
            <w:sdtPr>
              <w:tag w:val="goog_rdk_5"/>
            </w:sdtPr>
            <w:sdtContent>
              <w:p w:rsidR="00000000" w:rsidDel="00000000" w:rsidP="00000000" w:rsidRDefault="00000000" w:rsidRPr="00000000" w14:paraId="00000022">
                <w:pPr>
                  <w:jc w:val="center"/>
                  <w:rPr>
                    <w:b w:val="1"/>
                    <w:sz w:val="26"/>
                    <w:szCs w:val="26"/>
                    <w:rPrChange w:author="Pinkypie Savage" w:id="0" w:date="2022-01-01T08:20:02Z">
                      <w:rPr>
                        <w:b w:val="1"/>
                        <w:sz w:val="28"/>
                        <w:szCs w:val="28"/>
                      </w:rPr>
                    </w:rPrChange>
                  </w:rPr>
                </w:pPr>
                <w:sdt>
                  <w:sdtPr>
                    <w:tag w:val="goog_rdk_4"/>
                  </w:sdtPr>
                  <w:sdtContent>
                    <w:r w:rsidDel="00000000" w:rsidR="00000000" w:rsidRPr="00000000">
                      <w:rPr>
                        <w:b w:val="1"/>
                        <w:sz w:val="26"/>
                        <w:szCs w:val="26"/>
                        <w:rtl w:val="0"/>
                        <w:rPrChange w:author="Pinkypie Savage" w:id="0" w:date="2022-01-01T08:20:02Z">
                          <w:rPr>
                            <w:b w:val="1"/>
                            <w:sz w:val="28"/>
                            <w:szCs w:val="28"/>
                          </w:rPr>
                        </w:rPrChange>
                      </w:rPr>
                      <w:t xml:space="preserve">Max</w:t>
                    </w:r>
                  </w:sdtContent>
                </w:sdt>
              </w:p>
            </w:sdtContent>
          </w:sdt>
        </w:tc>
        <w:tc>
          <w:tcPr>
            <w:tcBorders>
              <w:top w:color="000000" w:space="0" w:sz="4" w:val="single"/>
              <w:left w:color="000000" w:space="0" w:sz="4" w:val="single"/>
              <w:bottom w:color="000000" w:space="0" w:sz="4" w:val="single"/>
              <w:right w:color="000000" w:space="0" w:sz="4" w:val="single"/>
            </w:tcBorders>
          </w:tcPr>
          <w:sdt>
            <w:sdtPr>
              <w:tag w:val="goog_rdk_7"/>
            </w:sdtPr>
            <w:sdtContent>
              <w:p w:rsidR="00000000" w:rsidDel="00000000" w:rsidP="00000000" w:rsidRDefault="00000000" w:rsidRPr="00000000" w14:paraId="00000023">
                <w:pPr>
                  <w:jc w:val="center"/>
                  <w:rPr>
                    <w:b w:val="1"/>
                    <w:sz w:val="26"/>
                    <w:szCs w:val="26"/>
                    <w:rPrChange w:author="Pinkypie Savage" w:id="0" w:date="2022-01-01T08:20:02Z">
                      <w:rPr>
                        <w:b w:val="1"/>
                        <w:sz w:val="28"/>
                        <w:szCs w:val="28"/>
                      </w:rPr>
                    </w:rPrChange>
                  </w:rPr>
                </w:pPr>
                <w:sdt>
                  <w:sdtPr>
                    <w:tag w:val="goog_rdk_6"/>
                  </w:sdtPr>
                  <w:sdtContent>
                    <w:r w:rsidDel="00000000" w:rsidR="00000000" w:rsidRPr="00000000">
                      <w:rPr>
                        <w:b w:val="1"/>
                        <w:sz w:val="26"/>
                        <w:szCs w:val="26"/>
                        <w:rtl w:val="0"/>
                        <w:rPrChange w:author="Pinkypie Savage" w:id="0" w:date="2022-01-01T08:20:02Z">
                          <w:rPr>
                            <w:b w:val="1"/>
                            <w:sz w:val="28"/>
                            <w:szCs w:val="28"/>
                          </w:rPr>
                        </w:rPrChange>
                      </w:rPr>
                      <w:t xml:space="preserve">Question</w:t>
                    </w:r>
                  </w:sdtContent>
                </w:sdt>
              </w:p>
            </w:sdtContent>
          </w:sdt>
        </w:tc>
        <w:tc>
          <w:tcPr>
            <w:tcBorders>
              <w:top w:color="000000" w:space="0" w:sz="4" w:val="single"/>
              <w:left w:color="000000" w:space="0" w:sz="4" w:val="single"/>
              <w:bottom w:color="000000" w:space="0" w:sz="4" w:val="single"/>
              <w:right w:color="000000" w:space="0" w:sz="4" w:val="single"/>
            </w:tcBorders>
          </w:tcPr>
          <w:sdt>
            <w:sdtPr>
              <w:tag w:val="goog_rdk_9"/>
            </w:sdtPr>
            <w:sdtContent>
              <w:p w:rsidR="00000000" w:rsidDel="00000000" w:rsidP="00000000" w:rsidRDefault="00000000" w:rsidRPr="00000000" w14:paraId="00000024">
                <w:pPr>
                  <w:jc w:val="center"/>
                  <w:rPr>
                    <w:b w:val="1"/>
                    <w:sz w:val="26"/>
                    <w:szCs w:val="26"/>
                    <w:rPrChange w:author="Pinkypie Savage" w:id="0" w:date="2022-01-01T08:20:02Z">
                      <w:rPr>
                        <w:b w:val="1"/>
                        <w:sz w:val="28"/>
                        <w:szCs w:val="28"/>
                      </w:rPr>
                    </w:rPrChange>
                  </w:rPr>
                </w:pPr>
                <w:sdt>
                  <w:sdtPr>
                    <w:tag w:val="goog_rdk_8"/>
                  </w:sdtPr>
                  <w:sdtContent>
                    <w:r w:rsidDel="00000000" w:rsidR="00000000" w:rsidRPr="00000000">
                      <w:rPr>
                        <w:b w:val="1"/>
                        <w:sz w:val="26"/>
                        <w:szCs w:val="26"/>
                        <w:rtl w:val="0"/>
                        <w:rPrChange w:author="Pinkypie Savage" w:id="0" w:date="2022-01-01T08:20:02Z">
                          <w:rPr>
                            <w:b w:val="1"/>
                            <w:sz w:val="28"/>
                            <w:szCs w:val="28"/>
                          </w:rPr>
                        </w:rPrChange>
                      </w:rPr>
                      <w:t xml:space="preserve">Marks</w:t>
                    </w:r>
                  </w:sdtContent>
                </w:sdt>
              </w:p>
            </w:sdtContent>
          </w:sdt>
        </w:tc>
        <w:tc>
          <w:tcPr>
            <w:tcBorders>
              <w:top w:color="000000" w:space="0" w:sz="4" w:val="single"/>
              <w:left w:color="000000" w:space="0" w:sz="4" w:val="single"/>
              <w:bottom w:color="000000" w:space="0" w:sz="4" w:val="single"/>
              <w:right w:color="000000" w:space="0" w:sz="4" w:val="single"/>
            </w:tcBorders>
          </w:tcPr>
          <w:sdt>
            <w:sdtPr>
              <w:tag w:val="goog_rdk_11"/>
            </w:sdtPr>
            <w:sdtContent>
              <w:p w:rsidR="00000000" w:rsidDel="00000000" w:rsidP="00000000" w:rsidRDefault="00000000" w:rsidRPr="00000000" w14:paraId="00000025">
                <w:pPr>
                  <w:jc w:val="center"/>
                  <w:rPr>
                    <w:b w:val="1"/>
                    <w:sz w:val="26"/>
                    <w:szCs w:val="26"/>
                    <w:rPrChange w:author="Pinkypie Savage" w:id="0" w:date="2022-01-01T08:20:02Z">
                      <w:rPr>
                        <w:b w:val="1"/>
                        <w:sz w:val="28"/>
                        <w:szCs w:val="28"/>
                      </w:rPr>
                    </w:rPrChange>
                  </w:rPr>
                </w:pPr>
                <w:sdt>
                  <w:sdtPr>
                    <w:tag w:val="goog_rdk_10"/>
                  </w:sdtPr>
                  <w:sdtContent>
                    <w:r w:rsidDel="00000000" w:rsidR="00000000" w:rsidRPr="00000000">
                      <w:rPr>
                        <w:b w:val="1"/>
                        <w:sz w:val="26"/>
                        <w:szCs w:val="26"/>
                        <w:rtl w:val="0"/>
                        <w:rPrChange w:author="Pinkypie Savage" w:id="0" w:date="2022-01-01T08:20:02Z">
                          <w:rPr>
                            <w:b w:val="1"/>
                            <w:sz w:val="28"/>
                            <w:szCs w:val="28"/>
                          </w:rPr>
                        </w:rPrChange>
                      </w:rPr>
                      <w:t xml:space="preserve">Max</w:t>
                    </w:r>
                  </w:sdtContent>
                </w:sdt>
              </w:p>
            </w:sdtContent>
          </w:sdt>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jc w:val="center"/>
              <w:rPr>
                <w:b w:val="1"/>
                <w:sz w:val="28"/>
                <w:szCs w:val="28"/>
              </w:rPr>
            </w:pPr>
            <w:r w:rsidDel="00000000" w:rsidR="00000000" w:rsidRPr="00000000">
              <w:rPr>
                <w:b w:val="1"/>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jc w:val="center"/>
              <w:rPr>
                <w:b w:val="1"/>
                <w:sz w:val="28"/>
                <w:szCs w:val="28"/>
              </w:rPr>
            </w:pPr>
            <w:r w:rsidDel="00000000" w:rsidR="00000000" w:rsidRPr="00000000">
              <w:rPr>
                <w:b w:val="1"/>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jc w:val="center"/>
              <w:rPr>
                <w:b w:val="1"/>
                <w:sz w:val="28"/>
                <w:szCs w:val="28"/>
              </w:rPr>
            </w:pPr>
            <w:r w:rsidDel="00000000" w:rsidR="00000000" w:rsidRPr="00000000">
              <w:rPr>
                <w:b w:val="1"/>
                <w:sz w:val="28"/>
                <w:szCs w:val="28"/>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jc w:val="center"/>
              <w:rPr>
                <w:b w:val="1"/>
                <w:sz w:val="28"/>
                <w:szCs w:val="28"/>
              </w:rPr>
            </w:pPr>
            <w:r w:rsidDel="00000000" w:rsidR="00000000" w:rsidRPr="00000000">
              <w:rPr>
                <w:b w:val="1"/>
                <w:sz w:val="28"/>
                <w:szCs w:val="28"/>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jc w:val="center"/>
              <w:rPr>
                <w:b w:val="1"/>
                <w:sz w:val="28"/>
                <w:szCs w:val="28"/>
              </w:rPr>
            </w:pPr>
            <w:r w:rsidDel="00000000" w:rsidR="00000000" w:rsidRPr="00000000">
              <w:rPr>
                <w:b w:val="1"/>
                <w:sz w:val="28"/>
                <w:szCs w:val="28"/>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jc w:val="center"/>
              <w:rPr>
                <w:b w:val="1"/>
                <w:sz w:val="28"/>
                <w:szCs w:val="28"/>
              </w:rPr>
            </w:pPr>
            <w:r w:rsidDel="00000000" w:rsidR="00000000" w:rsidRPr="00000000">
              <w:rPr>
                <w:b w:val="1"/>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jc w:val="center"/>
              <w:rPr>
                <w:b w:val="1"/>
                <w:sz w:val="28"/>
                <w:szCs w:val="28"/>
              </w:rPr>
            </w:pPr>
            <w:r w:rsidDel="00000000" w:rsidR="00000000" w:rsidRPr="00000000">
              <w:rPr>
                <w:b w:val="1"/>
                <w:sz w:val="28"/>
                <w:szCs w:val="28"/>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jc w:val="center"/>
              <w:rPr>
                <w:b w:val="1"/>
                <w:sz w:val="28"/>
                <w:szCs w:val="28"/>
              </w:rPr>
            </w:pPr>
            <w:r w:rsidDel="00000000" w:rsidR="00000000" w:rsidRPr="00000000">
              <w:rPr>
                <w:b w:val="1"/>
                <w:sz w:val="28"/>
                <w:szCs w:val="28"/>
                <w:rtl w:val="0"/>
              </w:rPr>
              <w:t xml:space="preserve">11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jc w:val="center"/>
              <w:rPr>
                <w:b w:val="1"/>
                <w:sz w:val="28"/>
                <w:szCs w:val="28"/>
              </w:rPr>
            </w:pPr>
            <w:r w:rsidDel="00000000" w:rsidR="00000000" w:rsidRPr="00000000">
              <w:rPr>
                <w:b w:val="1"/>
                <w:sz w:val="28"/>
                <w:szCs w:val="28"/>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jc w:val="center"/>
              <w:rPr>
                <w:b w:val="1"/>
                <w:sz w:val="28"/>
                <w:szCs w:val="28"/>
              </w:rPr>
            </w:pPr>
            <w:r w:rsidDel="00000000" w:rsidR="00000000" w:rsidRPr="00000000">
              <w:rPr>
                <w:b w:val="1"/>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jc w:val="center"/>
              <w:rPr>
                <w:b w:val="1"/>
                <w:sz w:val="28"/>
                <w:szCs w:val="28"/>
              </w:rPr>
            </w:pPr>
            <w:r w:rsidDel="00000000" w:rsidR="00000000" w:rsidRPr="00000000">
              <w:rPr>
                <w:b w:val="1"/>
                <w:sz w:val="28"/>
                <w:szCs w:val="28"/>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jc w:val="center"/>
              <w:rPr>
                <w:b w:val="1"/>
                <w:sz w:val="28"/>
                <w:szCs w:val="28"/>
              </w:rPr>
            </w:pPr>
            <w:r w:rsidDel="00000000" w:rsidR="00000000" w:rsidRPr="00000000">
              <w:rPr>
                <w:b w:val="1"/>
                <w:sz w:val="28"/>
                <w:szCs w:val="28"/>
                <w:rtl w:val="0"/>
              </w:rPr>
              <w:t xml:space="preserve">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jc w:val="center"/>
              <w:rPr>
                <w:b w:val="1"/>
                <w:sz w:val="28"/>
                <w:szCs w:val="28"/>
              </w:rPr>
            </w:pPr>
            <w:r w:rsidDel="00000000" w:rsidR="00000000" w:rsidRPr="00000000">
              <w:rPr>
                <w:b w:val="1"/>
                <w:sz w:val="28"/>
                <w:szCs w:val="28"/>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jc w:val="center"/>
              <w:rPr>
                <w:b w:val="1"/>
                <w:sz w:val="28"/>
                <w:szCs w:val="28"/>
              </w:rPr>
            </w:pPr>
            <w:r w:rsidDel="00000000" w:rsidR="00000000" w:rsidRPr="00000000">
              <w:rPr>
                <w:b w:val="1"/>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jc w:val="center"/>
              <w:rPr>
                <w:b w:val="1"/>
                <w:sz w:val="28"/>
                <w:szCs w:val="28"/>
              </w:rPr>
            </w:pPr>
            <w:r w:rsidDel="00000000" w:rsidR="00000000" w:rsidRPr="00000000">
              <w:rPr>
                <w:b w:val="1"/>
                <w:sz w:val="28"/>
                <w:szCs w:val="28"/>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jc w:val="center"/>
              <w:rPr>
                <w:b w:val="1"/>
                <w:sz w:val="28"/>
                <w:szCs w:val="28"/>
              </w:rPr>
            </w:pPr>
            <w:r w:rsidDel="00000000" w:rsidR="00000000" w:rsidRPr="00000000">
              <w:rPr>
                <w:b w:val="1"/>
                <w:sz w:val="28"/>
                <w:szCs w:val="28"/>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jc w:val="center"/>
              <w:rPr>
                <w:b w:val="1"/>
                <w:sz w:val="28"/>
                <w:szCs w:val="28"/>
              </w:rPr>
            </w:pPr>
            <w:r w:rsidDel="00000000" w:rsidR="00000000" w:rsidRPr="00000000">
              <w:rPr>
                <w:b w:val="1"/>
                <w:sz w:val="28"/>
                <w:szCs w:val="28"/>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jc w:val="center"/>
              <w:rPr>
                <w:b w:val="1"/>
                <w:sz w:val="28"/>
                <w:szCs w:val="28"/>
              </w:rPr>
            </w:pPr>
            <w:r w:rsidDel="00000000" w:rsidR="00000000" w:rsidRPr="00000000">
              <w:rPr>
                <w:b w:val="1"/>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jc w:val="center"/>
              <w:rPr>
                <w:b w:val="1"/>
                <w:sz w:val="28"/>
                <w:szCs w:val="28"/>
              </w:rPr>
            </w:pPr>
            <w:r w:rsidDel="00000000" w:rsidR="00000000" w:rsidRPr="00000000">
              <w:rPr>
                <w:b w:val="1"/>
                <w:sz w:val="28"/>
                <w:szCs w:val="28"/>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jc w:val="center"/>
              <w:rPr>
                <w:b w:val="1"/>
                <w:sz w:val="28"/>
                <w:szCs w:val="28"/>
              </w:rPr>
            </w:pPr>
            <w:r w:rsidDel="00000000" w:rsidR="00000000" w:rsidRPr="00000000">
              <w:rPr>
                <w:b w:val="1"/>
                <w:sz w:val="28"/>
                <w:szCs w:val="28"/>
                <w:rtl w:val="0"/>
              </w:rPr>
              <w:t xml:space="preserve">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jc w:val="center"/>
              <w:rPr>
                <w:b w:val="1"/>
                <w:sz w:val="28"/>
                <w:szCs w:val="28"/>
              </w:rPr>
            </w:pPr>
            <w:r w:rsidDel="00000000" w:rsidR="00000000" w:rsidRPr="00000000">
              <w:rPr>
                <w:b w:val="1"/>
                <w:sz w:val="28"/>
                <w:szCs w:val="28"/>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jc w:val="center"/>
              <w:rPr>
                <w:b w:val="1"/>
                <w:sz w:val="28"/>
                <w:szCs w:val="28"/>
              </w:rPr>
            </w:pPr>
            <w:r w:rsidDel="00000000" w:rsidR="00000000" w:rsidRPr="00000000">
              <w:rPr>
                <w:b w:val="1"/>
                <w:sz w:val="28"/>
                <w:szCs w:val="28"/>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jc w:val="center"/>
              <w:rPr>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jc w:val="center"/>
              <w:rPr>
                <w:b w:val="1"/>
                <w:sz w:val="28"/>
                <w:szCs w:val="28"/>
              </w:rPr>
            </w:pPr>
            <w:r w:rsidDel="00000000" w:rsidR="00000000" w:rsidRPr="00000000">
              <w:rPr>
                <w:b w:val="1"/>
                <w:sz w:val="28"/>
                <w:szCs w:val="28"/>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jc w:val="center"/>
              <w:rPr>
                <w:b w:val="1"/>
                <w:sz w:val="28"/>
                <w:szCs w:val="28"/>
              </w:rPr>
            </w:pPr>
            <w:r w:rsidDel="00000000" w:rsidR="00000000" w:rsidRPr="00000000">
              <w:rPr>
                <w:b w:val="1"/>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jc w:val="center"/>
              <w:rPr>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jc w:val="center"/>
              <w:rPr>
                <w:b w:val="1"/>
                <w:sz w:val="28"/>
                <w:szCs w:val="28"/>
              </w:rPr>
            </w:pPr>
            <w:r w:rsidDel="00000000" w:rsidR="00000000" w:rsidRPr="00000000">
              <w:rPr>
                <w:b w:val="1"/>
                <w:sz w:val="28"/>
                <w:szCs w:val="28"/>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jc w:val="center"/>
              <w:rPr>
                <w:b w:val="1"/>
                <w:sz w:val="28"/>
                <w:szCs w:val="28"/>
              </w:rPr>
            </w:pPr>
            <w:r w:rsidDel="00000000" w:rsidR="00000000" w:rsidRPr="00000000">
              <w:rPr>
                <w:b w:val="1"/>
                <w:sz w:val="28"/>
                <w:szCs w:val="28"/>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jc w:val="center"/>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jc w:val="center"/>
              <w:rPr>
                <w:b w:val="1"/>
                <w:sz w:val="28"/>
                <w:szCs w:val="28"/>
              </w:rPr>
            </w:pPr>
            <w:r w:rsidDel="00000000" w:rsidR="00000000" w:rsidRPr="00000000">
              <w:rPr>
                <w:rtl w:val="0"/>
              </w:rPr>
            </w:r>
          </w:p>
        </w:tc>
      </w:tr>
    </w:tbl>
    <w:p w:rsidR="00000000" w:rsidDel="00000000" w:rsidP="00000000" w:rsidRDefault="00000000" w:rsidRPr="00000000" w14:paraId="00000056">
      <w:pPr>
        <w:rPr>
          <w:b w:val="1"/>
          <w:sz w:val="28"/>
          <w:szCs w:val="28"/>
        </w:rPr>
        <w:sectPr>
          <w:headerReference r:id="rId25" w:type="default"/>
          <w:footerReference r:id="rId26" w:type="default"/>
          <w:footerReference r:id="rId27" w:type="even"/>
          <w:pgSz w:h="16840" w:w="11907" w:orient="portrait"/>
          <w:pgMar w:bottom="851" w:top="964" w:left="1304" w:right="1134" w:header="567" w:footer="567"/>
          <w:pgNumType w:start="1"/>
        </w:sectPr>
      </w:pP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b w:val="1"/>
          <w:sz w:val="28"/>
          <w:szCs w:val="28"/>
          <w:rtl w:val="0"/>
        </w:rPr>
        <w:t xml:space="preserve">Structure of this paper</w:t>
      </w:r>
    </w:p>
    <w:p w:rsidR="00000000" w:rsidDel="00000000" w:rsidP="00000000" w:rsidRDefault="00000000" w:rsidRPr="00000000" w14:paraId="00000059">
      <w:pPr>
        <w:tabs>
          <w:tab w:val="left" w:pos="-720"/>
        </w:tabs>
        <w:rPr/>
      </w:pPr>
      <w:r w:rsidDel="00000000" w:rsidR="00000000" w:rsidRPr="00000000">
        <w:rPr>
          <w:rtl w:val="0"/>
        </w:rPr>
      </w:r>
    </w:p>
    <w:tbl>
      <w:tblPr>
        <w:tblStyle w:val="Table2"/>
        <w:tblW w:w="91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7"/>
        <w:gridCol w:w="1393"/>
        <w:gridCol w:w="1387"/>
        <w:gridCol w:w="1390"/>
        <w:gridCol w:w="1386"/>
        <w:gridCol w:w="1416"/>
        <w:tblGridChange w:id="0">
          <w:tblGrid>
            <w:gridCol w:w="2187"/>
            <w:gridCol w:w="1393"/>
            <w:gridCol w:w="1387"/>
            <w:gridCol w:w="1390"/>
            <w:gridCol w:w="1386"/>
            <w:gridCol w:w="1416"/>
          </w:tblGrid>
        </w:tblGridChange>
      </w:tblGrid>
      <w:tr>
        <w:trPr>
          <w:cantSplit w:val="0"/>
          <w:trHeight w:val="10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A">
            <w:pPr>
              <w:tabs>
                <w:tab w:val="center" w:pos="4513"/>
              </w:tabs>
              <w:spacing w:line="276" w:lineRule="auto"/>
              <w:rPr/>
            </w:pPr>
            <w:r w:rsidDel="00000000" w:rsidR="00000000" w:rsidRPr="00000000">
              <w:rPr>
                <w:rtl w:val="0"/>
              </w:rPr>
              <w:t xml:space="preserve">Section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tabs>
                <w:tab w:val="center" w:pos="4513"/>
              </w:tabs>
              <w:spacing w:line="276" w:lineRule="auto"/>
              <w:jc w:val="center"/>
              <w:rPr/>
            </w:pPr>
            <w:r w:rsidDel="00000000" w:rsidR="00000000" w:rsidRPr="00000000">
              <w:rPr>
                <w:rtl w:val="0"/>
              </w:rPr>
              <w:t xml:space="preserve">Number of questions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tabs>
                <w:tab w:val="center" w:pos="4513"/>
              </w:tabs>
              <w:spacing w:line="276" w:lineRule="auto"/>
              <w:ind w:left="-82" w:firstLine="0"/>
              <w:jc w:val="center"/>
              <w:rPr/>
            </w:pPr>
            <w:r w:rsidDel="00000000" w:rsidR="00000000" w:rsidRPr="00000000">
              <w:rPr>
                <w:rtl w:val="0"/>
              </w:rPr>
              <w:t xml:space="preserve">Number of questions to be answered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D">
            <w:pPr>
              <w:tabs>
                <w:tab w:val="center" w:pos="4513"/>
              </w:tabs>
              <w:spacing w:line="276" w:lineRule="auto"/>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tabs>
                <w:tab w:val="center" w:pos="4513"/>
              </w:tabs>
              <w:spacing w:line="276" w:lineRule="auto"/>
              <w:jc w:val="center"/>
              <w:rPr/>
            </w:pPr>
            <w:r w:rsidDel="00000000" w:rsidR="00000000" w:rsidRPr="00000000">
              <w:rPr>
                <w:rtl w:val="0"/>
              </w:rPr>
              <w:t xml:space="preserve">Marks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tabs>
                <w:tab w:val="center" w:pos="4513"/>
              </w:tabs>
              <w:spacing w:line="276" w:lineRule="auto"/>
              <w:jc w:val="center"/>
              <w:rPr/>
            </w:pPr>
            <w:r w:rsidDel="00000000" w:rsidR="00000000" w:rsidRPr="00000000">
              <w:rPr>
                <w:rtl w:val="0"/>
              </w:rPr>
              <w:t xml:space="preserve">Percentage of examination</w:t>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0">
            <w:pPr>
              <w:tabs>
                <w:tab w:val="left" w:pos="900"/>
              </w:tabs>
              <w:spacing w:before="80" w:line="276" w:lineRule="auto"/>
              <w:rPr/>
            </w:pPr>
            <w:r w:rsidDel="00000000" w:rsidR="00000000" w:rsidRPr="00000000">
              <w:rPr>
                <w:rtl w:val="0"/>
              </w:rPr>
              <w:t xml:space="preserve">Section One:</w:t>
            </w:r>
          </w:p>
          <w:p w:rsidR="00000000" w:rsidDel="00000000" w:rsidP="00000000" w:rsidRDefault="00000000" w:rsidRPr="00000000" w14:paraId="00000061">
            <w:pPr>
              <w:tabs>
                <w:tab w:val="left" w:pos="900"/>
              </w:tabs>
              <w:spacing w:line="276" w:lineRule="auto"/>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2">
            <w:pPr>
              <w:tabs>
                <w:tab w:val="left" w:pos="-720"/>
              </w:tabs>
              <w:spacing w:before="80" w:line="276" w:lineRule="auto"/>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3">
            <w:pPr>
              <w:tabs>
                <w:tab w:val="left" w:pos="-720"/>
              </w:tabs>
              <w:spacing w:before="80" w:line="276" w:lineRule="auto"/>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4">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5">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6">
            <w:pPr>
              <w:tabs>
                <w:tab w:val="left" w:pos="-720"/>
              </w:tabs>
              <w:spacing w:before="80" w:lineRule="auto"/>
              <w:jc w:val="center"/>
              <w:rPr>
                <w:vertAlign w:val="subscript"/>
              </w:rPr>
            </w:pPr>
            <w:r w:rsidDel="00000000" w:rsidR="00000000" w:rsidRPr="00000000">
              <w:rPr>
                <w:rtl w:val="0"/>
              </w:rPr>
              <w:t xml:space="preserve">33</w:t>
            </w:r>
            <w:r w:rsidDel="00000000" w:rsidR="00000000" w:rsidRPr="00000000">
              <w:rPr>
                <w:rtl w:val="0"/>
              </w:rPr>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tabs>
                <w:tab w:val="left" w:pos="900"/>
              </w:tabs>
              <w:spacing w:before="80" w:line="276" w:lineRule="auto"/>
              <w:rPr/>
            </w:pPr>
            <w:r w:rsidDel="00000000" w:rsidR="00000000" w:rsidRPr="00000000">
              <w:rPr>
                <w:rtl w:val="0"/>
              </w:rPr>
              <w:t xml:space="preserve">Section Two:</w:t>
            </w:r>
          </w:p>
          <w:p w:rsidR="00000000" w:rsidDel="00000000" w:rsidP="00000000" w:rsidRDefault="00000000" w:rsidRPr="00000000" w14:paraId="00000068">
            <w:pPr>
              <w:tabs>
                <w:tab w:val="left" w:pos="900"/>
              </w:tabs>
              <w:spacing w:line="276" w:lineRule="auto"/>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tabs>
                <w:tab w:val="left" w:pos="-720"/>
              </w:tabs>
              <w:spacing w:before="80" w:line="276" w:lineRule="auto"/>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tabs>
                <w:tab w:val="left" w:pos="-720"/>
              </w:tabs>
              <w:spacing w:before="80" w:line="276" w:lineRule="auto"/>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D">
            <w:pPr>
              <w:tabs>
                <w:tab w:val="left" w:pos="-720"/>
              </w:tabs>
              <w:spacing w:before="80" w:lineRule="auto"/>
              <w:jc w:val="center"/>
              <w:rPr/>
            </w:pPr>
            <w:r w:rsidDel="00000000" w:rsidR="00000000" w:rsidRPr="00000000">
              <w:rPr>
                <w:rtl w:val="0"/>
              </w:rPr>
              <w:t xml:space="preserve">67</w:t>
            </w:r>
          </w:p>
        </w:tc>
      </w:tr>
      <w:tr>
        <w:trPr>
          <w:cantSplit w:val="0"/>
          <w:trHeight w:val="576"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E">
            <w:pPr>
              <w:tabs>
                <w:tab w:val="left" w:pos="90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F">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70">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71">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072">
            <w:pPr>
              <w:tabs>
                <w:tab w:val="left" w:pos="-720"/>
              </w:tabs>
              <w:spacing w:before="80" w:line="276" w:lineRule="auto"/>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3">
            <w:pPr>
              <w:tabs>
                <w:tab w:val="left" w:pos="-720"/>
              </w:tabs>
              <w:spacing w:before="80" w:line="276" w:lineRule="auto"/>
              <w:jc w:val="center"/>
              <w:rPr/>
            </w:pPr>
            <w:r w:rsidDel="00000000" w:rsidR="00000000" w:rsidRPr="00000000">
              <w:rPr>
                <w:rtl w:val="0"/>
              </w:rPr>
              <w:t xml:space="preserve">100</w:t>
            </w:r>
          </w:p>
        </w:tc>
      </w:tr>
    </w:tbl>
    <w:p w:rsidR="00000000" w:rsidDel="00000000" w:rsidP="00000000" w:rsidRDefault="00000000" w:rsidRPr="00000000" w14:paraId="00000074">
      <w:pPr>
        <w:tabs>
          <w:tab w:val="left" w:pos="-720"/>
        </w:tabs>
        <w:rPr>
          <w:b w:val="1"/>
          <w:sz w:val="28"/>
          <w:szCs w:val="28"/>
        </w:rPr>
      </w:pPr>
      <w:r w:rsidDel="00000000" w:rsidR="00000000" w:rsidRPr="00000000">
        <w:rPr>
          <w:b w:val="1"/>
          <w:sz w:val="28"/>
          <w:szCs w:val="28"/>
          <w:rtl w:val="0"/>
        </w:rPr>
        <w:t xml:space="preserve">Instructions to candidates</w:t>
      </w:r>
    </w:p>
    <w:p w:rsidR="00000000" w:rsidDel="00000000" w:rsidP="00000000" w:rsidRDefault="00000000" w:rsidRPr="00000000" w14:paraId="00000075">
      <w:pPr>
        <w:tabs>
          <w:tab w:val="left" w:pos="-720"/>
        </w:tabs>
        <w:rPr>
          <w:color w:val="000000"/>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rules for the conduct of the Western Australian Certificate of Education ATAR course examinations are detailed in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Year 12 Information Handbook 2020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Sitting this examination implies that you agree to abide by these rules.</w:t>
      </w:r>
    </w:p>
    <w:p w:rsidR="00000000" w:rsidDel="00000000" w:rsidP="00000000" w:rsidRDefault="00000000" w:rsidRPr="00000000" w14:paraId="00000077">
      <w:pPr>
        <w:tabs>
          <w:tab w:val="left" w:pos="-720"/>
        </w:tabs>
        <w:rPr>
          <w:color w:val="000000"/>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your answers in this Question/Answer booklet.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must be careful to confine your answers to the specific questions asked and to follow any instructions that are specific to a particular question.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pages for the use of planning your answer to a question or continuing your answer to a question have been provided at the end of this Question/Answer booklet. If you use the space to continue an answer, indicate in the original answer space where the answer is continued, i.e. give the page number.</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Show all your working clearly.</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recommended that you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 not use pencil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except in diagrams.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Formula sheet is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be handed in with your Question/Answer booklet.</w:t>
      </w:r>
    </w:p>
    <w:p w:rsidR="00000000" w:rsidDel="00000000" w:rsidP="00000000" w:rsidRDefault="00000000" w:rsidRPr="00000000" w14:paraId="00000083">
      <w:pPr>
        <w:tabs>
          <w:tab w:val="center" w:pos="4513"/>
        </w:tabs>
        <w:jc w:val="both"/>
        <w:rPr/>
      </w:pPr>
      <w:r w:rsidDel="00000000" w:rsidR="00000000" w:rsidRPr="00000000">
        <w:rPr>
          <w:rtl w:val="0"/>
        </w:rPr>
      </w:r>
    </w:p>
    <w:p w:rsidR="00000000" w:rsidDel="00000000" w:rsidP="00000000" w:rsidRDefault="00000000" w:rsidRPr="00000000" w14:paraId="00000084">
      <w:pPr>
        <w:tabs>
          <w:tab w:val="left" w:pos="-720"/>
        </w:tabs>
        <w:ind w:left="720" w:hanging="720"/>
        <w:rPr/>
      </w:pPr>
      <w:r w:rsidDel="00000000" w:rsidR="00000000" w:rsidRPr="00000000">
        <w:rPr>
          <w:rtl w:val="0"/>
        </w:rPr>
      </w:r>
    </w:p>
    <w:p w:rsidR="00000000" w:rsidDel="00000000" w:rsidP="00000000" w:rsidRDefault="00000000" w:rsidRPr="00000000" w14:paraId="00000085">
      <w:pPr>
        <w:tabs>
          <w:tab w:val="left" w:pos="-720"/>
        </w:tabs>
        <w:ind w:left="720" w:hanging="720"/>
        <w:rPr/>
      </w:pPr>
      <w:r w:rsidDel="00000000" w:rsidR="00000000" w:rsidRPr="00000000">
        <w:rPr>
          <w:rtl w:val="0"/>
        </w:rPr>
      </w:r>
    </w:p>
    <w:p w:rsidR="00000000" w:rsidDel="00000000" w:rsidP="00000000" w:rsidRDefault="00000000" w:rsidRPr="00000000" w14:paraId="00000086">
      <w:pPr>
        <w:tabs>
          <w:tab w:val="left" w:pos="-720"/>
        </w:tabs>
        <w:ind w:left="720" w:hanging="720"/>
        <w:rPr/>
      </w:pPr>
      <w:r w:rsidDel="00000000" w:rsidR="00000000" w:rsidRPr="00000000">
        <w:rPr>
          <w:rtl w:val="0"/>
        </w:rPr>
      </w:r>
    </w:p>
    <w:p w:rsidR="00000000" w:rsidDel="00000000" w:rsidP="00000000" w:rsidRDefault="00000000" w:rsidRPr="00000000" w14:paraId="00000087">
      <w:pPr>
        <w:tabs>
          <w:tab w:val="left" w:pos="-720"/>
        </w:tabs>
        <w:ind w:left="720" w:hanging="720"/>
        <w:rPr/>
      </w:pPr>
      <w:r w:rsidDel="00000000" w:rsidR="00000000" w:rsidRPr="00000000">
        <w:rPr>
          <w:rtl w:val="0"/>
        </w:rPr>
      </w:r>
    </w:p>
    <w:p w:rsidR="00000000" w:rsidDel="00000000" w:rsidP="00000000" w:rsidRDefault="00000000" w:rsidRPr="00000000" w14:paraId="00000088">
      <w:pPr>
        <w:tabs>
          <w:tab w:val="right" w:pos="9214"/>
        </w:tabs>
        <w:rPr>
          <w:b w:val="1"/>
        </w:rPr>
      </w:pPr>
      <w:r w:rsidDel="00000000" w:rsidR="00000000" w:rsidRPr="00000000">
        <w:rPr>
          <w:rtl w:val="0"/>
        </w:rPr>
      </w:r>
    </w:p>
    <w:p w:rsidR="00000000" w:rsidDel="00000000" w:rsidP="00000000" w:rsidRDefault="00000000" w:rsidRPr="00000000" w14:paraId="00000089">
      <w:pPr>
        <w:tabs>
          <w:tab w:val="right" w:pos="9214"/>
        </w:tabs>
        <w:rPr>
          <w:b w:val="1"/>
        </w:rPr>
      </w:pPr>
      <w:r w:rsidDel="00000000" w:rsidR="00000000" w:rsidRPr="00000000">
        <w:rPr>
          <w:rtl w:val="0"/>
        </w:rPr>
      </w:r>
    </w:p>
    <w:p w:rsidR="00000000" w:rsidDel="00000000" w:rsidP="00000000" w:rsidRDefault="00000000" w:rsidRPr="00000000" w14:paraId="0000008A">
      <w:pPr>
        <w:tabs>
          <w:tab w:val="right" w:pos="9214"/>
        </w:tabs>
        <w:rPr>
          <w:b w:val="1"/>
        </w:rPr>
      </w:pPr>
      <w:r w:rsidDel="00000000" w:rsidR="00000000" w:rsidRPr="00000000">
        <w:rPr>
          <w:rtl w:val="0"/>
        </w:rPr>
      </w:r>
    </w:p>
    <w:sdt>
      <w:sdtPr>
        <w:tag w:val="goog_rdk_14"/>
      </w:sdtPr>
      <w:sdtContent>
        <w:p w:rsidR="00000000" w:rsidDel="00000000" w:rsidP="00000000" w:rsidRDefault="00000000" w:rsidRPr="00000000" w14:paraId="0000008B">
          <w:pPr>
            <w:tabs>
              <w:tab w:val="right" w:pos="9214"/>
            </w:tabs>
            <w:rPr>
              <w:del w:author="Pinkypie Savage" w:id="1" w:date="2022-01-01T08:20:11Z"/>
              <w:b w:val="1"/>
            </w:rPr>
          </w:pPr>
          <w:sdt>
            <w:sdtPr>
              <w:tag w:val="goog_rdk_13"/>
            </w:sdtPr>
            <w:sdtContent>
              <w:del w:author="Pinkypie Savage" w:id="1" w:date="2022-01-01T08:20:11Z">
                <w:r w:rsidDel="00000000" w:rsidR="00000000" w:rsidRPr="00000000">
                  <w:rPr>
                    <w:rtl w:val="0"/>
                  </w:rPr>
                </w:r>
              </w:del>
            </w:sdtContent>
          </w:sdt>
        </w:p>
      </w:sdtContent>
    </w:sdt>
    <w:sdt>
      <w:sdtPr>
        <w:tag w:val="goog_rdk_16"/>
      </w:sdtPr>
      <w:sdtContent>
        <w:p w:rsidR="00000000" w:rsidDel="00000000" w:rsidP="00000000" w:rsidRDefault="00000000" w:rsidRPr="00000000" w14:paraId="0000008C">
          <w:pPr>
            <w:tabs>
              <w:tab w:val="right" w:pos="9214"/>
            </w:tabs>
            <w:rPr>
              <w:del w:author="Pinkypie Savage" w:id="1" w:date="2022-01-01T08:20:11Z"/>
              <w:b w:val="1"/>
            </w:rPr>
          </w:pPr>
          <w:sdt>
            <w:sdtPr>
              <w:tag w:val="goog_rdk_15"/>
            </w:sdtPr>
            <w:sdtContent>
              <w:del w:author="Pinkypie Savage" w:id="1" w:date="2022-01-01T08:20:11Z">
                <w:r w:rsidDel="00000000" w:rsidR="00000000" w:rsidRPr="00000000">
                  <w:rPr>
                    <w:rtl w:val="0"/>
                  </w:rPr>
                </w:r>
              </w:del>
            </w:sdtContent>
          </w:sdt>
        </w:p>
      </w:sdtContent>
    </w:sdt>
    <w:sdt>
      <w:sdtPr>
        <w:tag w:val="goog_rdk_18"/>
      </w:sdtPr>
      <w:sdtContent>
        <w:p w:rsidR="00000000" w:rsidDel="00000000" w:rsidP="00000000" w:rsidRDefault="00000000" w:rsidRPr="00000000" w14:paraId="0000008D">
          <w:pPr>
            <w:tabs>
              <w:tab w:val="right" w:pos="9214"/>
            </w:tabs>
            <w:rPr>
              <w:del w:author="Pinkypie Savage" w:id="1" w:date="2022-01-01T08:20:11Z"/>
              <w:b w:val="1"/>
            </w:rPr>
          </w:pPr>
          <w:sdt>
            <w:sdtPr>
              <w:tag w:val="goog_rdk_17"/>
            </w:sdtPr>
            <w:sdtContent>
              <w:del w:author="Pinkypie Savage" w:id="1" w:date="2022-01-01T08:20:11Z">
                <w:r w:rsidDel="00000000" w:rsidR="00000000" w:rsidRPr="00000000">
                  <w:rPr>
                    <w:rtl w:val="0"/>
                  </w:rPr>
                </w:r>
              </w:del>
            </w:sdtContent>
          </w:sdt>
        </w:p>
      </w:sdtContent>
    </w:sdt>
    <w:p w:rsidR="00000000" w:rsidDel="00000000" w:rsidP="00000000" w:rsidRDefault="00000000" w:rsidRPr="00000000" w14:paraId="0000008E">
      <w:pPr>
        <w:tabs>
          <w:tab w:val="right" w:pos="9214"/>
        </w:tabs>
        <w:rPr>
          <w:b w:val="1"/>
        </w:rPr>
      </w:pPr>
      <w:r w:rsidDel="00000000" w:rsidR="00000000" w:rsidRPr="00000000">
        <w:rPr>
          <w:rtl w:val="0"/>
        </w:rPr>
      </w:r>
    </w:p>
    <w:p w:rsidR="00000000" w:rsidDel="00000000" w:rsidP="00000000" w:rsidRDefault="00000000" w:rsidRPr="00000000" w14:paraId="0000008F">
      <w:pPr>
        <w:tabs>
          <w:tab w:val="right" w:pos="9214"/>
        </w:tabs>
        <w:rPr>
          <w:b w:val="1"/>
        </w:rPr>
      </w:pPr>
      <w:r w:rsidDel="00000000" w:rsidR="00000000" w:rsidRPr="00000000">
        <w:rPr>
          <w:rtl w:val="0"/>
        </w:rPr>
      </w:r>
    </w:p>
    <w:p w:rsidR="00000000" w:rsidDel="00000000" w:rsidP="00000000" w:rsidRDefault="00000000" w:rsidRPr="00000000" w14:paraId="00000090">
      <w:pPr>
        <w:tabs>
          <w:tab w:val="right" w:pos="9214"/>
        </w:tabs>
        <w:jc w:val="center"/>
        <w:rPr>
          <w:b w:val="1"/>
        </w:rPr>
      </w:pPr>
      <w:r w:rsidDel="00000000" w:rsidR="00000000" w:rsidRPr="00000000">
        <w:rPr>
          <w:b w:val="1"/>
          <w:rtl w:val="0"/>
        </w:rPr>
        <w:t xml:space="preserve">See Next Page</w:t>
      </w:r>
    </w:p>
    <w:p w:rsidR="00000000" w:rsidDel="00000000" w:rsidP="00000000" w:rsidRDefault="00000000" w:rsidRPr="00000000" w14:paraId="00000091">
      <w:pPr>
        <w:tabs>
          <w:tab w:val="right" w:pos="9214"/>
        </w:tabs>
        <w:rPr>
          <w:b w:val="1"/>
        </w:rPr>
      </w:pPr>
      <w:r w:rsidDel="00000000" w:rsidR="00000000" w:rsidRPr="00000000">
        <w:rPr>
          <w:rtl w:val="0"/>
        </w:rPr>
      </w:r>
    </w:p>
    <w:p w:rsidR="00000000" w:rsidDel="00000000" w:rsidP="00000000" w:rsidRDefault="00000000" w:rsidRPr="00000000" w14:paraId="00000092">
      <w:pPr>
        <w:tabs>
          <w:tab w:val="right" w:pos="9214"/>
        </w:tabs>
        <w:rPr>
          <w:b w:val="1"/>
        </w:rPr>
      </w:pPr>
      <w:r w:rsidDel="00000000" w:rsidR="00000000" w:rsidRPr="00000000">
        <w:rPr>
          <w:b w:val="1"/>
          <w:rtl w:val="0"/>
        </w:rPr>
        <w:t xml:space="preserve">Section Two: Calculator-assumed</w:t>
        <w:tab/>
        <w:t xml:space="preserve">(100 Marks)</w:t>
      </w:r>
    </w:p>
    <w:p w:rsidR="00000000" w:rsidDel="00000000" w:rsidP="00000000" w:rsidRDefault="00000000" w:rsidRPr="00000000" w14:paraId="00000093">
      <w:pPr>
        <w:ind w:left="700" w:hanging="700"/>
        <w:rPr>
          <w:b w:val="1"/>
        </w:rPr>
      </w:pPr>
      <w:r w:rsidDel="00000000" w:rsidR="00000000" w:rsidRPr="00000000">
        <w:rPr>
          <w:rtl w:val="0"/>
        </w:rPr>
      </w:r>
    </w:p>
    <w:p w:rsidR="00000000" w:rsidDel="00000000" w:rsidP="00000000" w:rsidRDefault="00000000" w:rsidRPr="00000000" w14:paraId="00000094">
      <w:pPr>
        <w:tabs>
          <w:tab w:val="left" w:pos="560"/>
          <w:tab w:val="left" w:pos="1474"/>
          <w:tab w:val="right" w:pos="9354"/>
        </w:tabs>
        <w:spacing w:line="288" w:lineRule="auto"/>
        <w:rPr>
          <w:color w:val="000000"/>
        </w:rPr>
      </w:pPr>
      <w:r w:rsidDel="00000000" w:rsidR="00000000" w:rsidRPr="00000000">
        <w:rPr>
          <w:color w:val="000000"/>
          <w:rtl w:val="0"/>
        </w:rPr>
        <w:t xml:space="preserve">This section has </w:t>
      </w:r>
      <w:r w:rsidDel="00000000" w:rsidR="00000000" w:rsidRPr="00000000">
        <w:rPr>
          <w:b w:val="1"/>
          <w:rtl w:val="0"/>
        </w:rPr>
        <w:t xml:space="preserve">thirteen</w:t>
      </w:r>
      <w:r w:rsidDel="00000000" w:rsidR="00000000" w:rsidRPr="00000000">
        <w:rPr>
          <w:b w:val="1"/>
          <w:color w:val="000000"/>
          <w:rtl w:val="0"/>
        </w:rPr>
        <w:t xml:space="preserve"> (</w:t>
      </w:r>
      <w:r w:rsidDel="00000000" w:rsidR="00000000" w:rsidRPr="00000000">
        <w:rPr>
          <w:b w:val="1"/>
          <w:rtl w:val="0"/>
        </w:rPr>
        <w:t xml:space="preserve">13</w:t>
      </w:r>
      <w:r w:rsidDel="00000000" w:rsidR="00000000" w:rsidRPr="00000000">
        <w:rPr>
          <w:b w:val="1"/>
          <w:color w:val="000000"/>
          <w:rtl w:val="0"/>
        </w:rPr>
        <w:t xml:space="preserve">) </w:t>
      </w:r>
      <w:r w:rsidDel="00000000" w:rsidR="00000000" w:rsidRPr="00000000">
        <w:rPr>
          <w:color w:val="000000"/>
          <w:rtl w:val="0"/>
        </w:rPr>
        <w:t xml:space="preserve">questions. Answer </w:t>
      </w:r>
      <w:r w:rsidDel="00000000" w:rsidR="00000000" w:rsidRPr="00000000">
        <w:rPr>
          <w:b w:val="1"/>
          <w:color w:val="000000"/>
          <w:rtl w:val="0"/>
        </w:rPr>
        <w:t xml:space="preserve">all</w:t>
      </w:r>
      <w:r w:rsidDel="00000000" w:rsidR="00000000" w:rsidRPr="00000000">
        <w:rPr>
          <w:color w:val="000000"/>
          <w:rtl w:val="0"/>
        </w:rPr>
        <w:t xml:space="preserve"> questions. Write your answers in the spaces provided.</w:t>
      </w:r>
    </w:p>
    <w:p w:rsidR="00000000" w:rsidDel="00000000" w:rsidP="00000000" w:rsidRDefault="00000000" w:rsidRPr="00000000" w14:paraId="00000095">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96">
      <w:pPr>
        <w:tabs>
          <w:tab w:val="left" w:pos="420"/>
          <w:tab w:val="left" w:pos="1474"/>
          <w:tab w:val="right" w:pos="9354"/>
        </w:tabs>
        <w:spacing w:line="288" w:lineRule="auto"/>
        <w:rPr>
          <w:color w:val="000000"/>
        </w:rPr>
      </w:pPr>
      <w:r w:rsidDel="00000000" w:rsidR="00000000" w:rsidRPr="00000000">
        <w:rPr>
          <w:color w:val="000000"/>
          <w:rtl w:val="0"/>
        </w:rPr>
        <w:t xml:space="preserve">Spare pages are included at the end of this booklet. They can be used for planning your responses and/or as additional space if required to continue an answer. </w:t>
      </w:r>
    </w:p>
    <w:p w:rsidR="00000000" w:rsidDel="00000000" w:rsidP="00000000" w:rsidRDefault="00000000" w:rsidRPr="00000000" w14:paraId="00000097">
      <w:pPr>
        <w:spacing w:line="288" w:lineRule="auto"/>
        <w:ind w:left="340" w:hanging="340"/>
        <w:rPr>
          <w:color w:val="000000"/>
        </w:rPr>
      </w:pPr>
      <w:r w:rsidDel="00000000" w:rsidR="00000000" w:rsidRPr="00000000">
        <w:rPr>
          <w:color w:val="000000"/>
          <w:vertAlign w:val="baseline"/>
          <w:rtl w:val="0"/>
        </w:rPr>
        <w:t xml:space="preserve">●</w:t>
      </w:r>
      <w:r w:rsidDel="00000000" w:rsidR="00000000" w:rsidRPr="00000000">
        <w:rPr>
          <w:color w:val="000000"/>
          <w:rtl w:val="0"/>
        </w:rPr>
        <w:tab/>
        <w:t xml:space="preserve">Planning: If you use the spare pages for planning, indicate this clearly at the top of the page.</w:t>
      </w:r>
    </w:p>
    <w:p w:rsidR="00000000" w:rsidDel="00000000" w:rsidP="00000000" w:rsidRDefault="00000000" w:rsidRPr="00000000" w14:paraId="00000098">
      <w:pPr>
        <w:spacing w:line="288" w:lineRule="auto"/>
        <w:ind w:left="340" w:hanging="340"/>
        <w:rPr>
          <w:color w:val="000000"/>
        </w:rPr>
      </w:pPr>
      <w:r w:rsidDel="00000000" w:rsidR="00000000" w:rsidRPr="00000000">
        <w:rPr>
          <w:color w:val="000000"/>
          <w:vertAlign w:val="baseline"/>
          <w:rtl w:val="0"/>
        </w:rPr>
        <w:t xml:space="preserve">●</w:t>
      </w:r>
      <w:r w:rsidDel="00000000" w:rsidR="00000000" w:rsidRPr="00000000">
        <w:rPr>
          <w:color w:val="000000"/>
          <w:rtl w:val="0"/>
        </w:rPr>
        <w:tab/>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99">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100 minutes.</w:t>
      </w:r>
    </w:p>
    <w:p w:rsidR="00000000" w:rsidDel="00000000" w:rsidP="00000000" w:rsidRDefault="00000000" w:rsidRPr="00000000" w14:paraId="0000009B">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ind w:left="700" w:hanging="700"/>
        <w:rPr/>
      </w:pPr>
      <w:r w:rsidDel="00000000" w:rsidR="00000000" w:rsidRPr="00000000">
        <w:rPr>
          <w:rtl w:val="0"/>
        </w:rPr>
      </w:r>
    </w:p>
    <w:p w:rsidR="00000000" w:rsidDel="00000000" w:rsidP="00000000" w:rsidRDefault="00000000" w:rsidRPr="00000000" w14:paraId="0000009E">
      <w:pPr>
        <w:tabs>
          <w:tab w:val="right" w:pos="9310"/>
        </w:tabs>
        <w:rPr>
          <w:b w:val="1"/>
        </w:rPr>
      </w:pPr>
      <w:r w:rsidDel="00000000" w:rsidR="00000000" w:rsidRPr="00000000">
        <w:rPr>
          <w:b w:val="1"/>
          <w:rtl w:val="0"/>
        </w:rPr>
        <w:t xml:space="preserve">Question 9 {1.1.23, 1.1.24, 1.1.25}</w:t>
        <w:tab/>
        <w:t xml:space="preserve">(9 marks)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 w:val="left" w:pos="54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Circle the diagrams that show functions.</w:t>
        <w:tab/>
        <w:t xml:space="preserve">(2 marks)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317500</wp:posOffset>
                </wp:positionV>
                <wp:extent cx="222885" cy="215265"/>
                <wp:effectExtent b="0" l="0" r="0" t="0"/>
                <wp:wrapNone/>
                <wp:docPr id="2905" name=""/>
                <a:graphic>
                  <a:graphicData uri="http://schemas.microsoft.com/office/word/2010/wordprocessingShape">
                    <wps:wsp>
                      <wps:cNvSpPr/>
                      <wps:cNvPr id="3" name="Shape 3"/>
                      <wps:spPr>
                        <a:xfrm>
                          <a:off x="5239320" y="3677130"/>
                          <a:ext cx="213360" cy="20574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317500</wp:posOffset>
                </wp:positionV>
                <wp:extent cx="222885" cy="215265"/>
                <wp:effectExtent b="0" l="0" r="0" t="0"/>
                <wp:wrapNone/>
                <wp:docPr id="2905"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222885" cy="215265"/>
                        </a:xfrm>
                        <a:prstGeom prst="rect"/>
                        <a:ln/>
                      </pic:spPr>
                    </pic:pic>
                  </a:graphicData>
                </a:graphic>
              </wp:anchor>
            </w:drawing>
          </mc:Fallback>
        </mc:AlternateContent>
      </w:r>
    </w:p>
    <w:tbl>
      <w:tblPr>
        <w:tblStyle w:val="Table3"/>
        <w:tblW w:w="4185.0" w:type="dxa"/>
        <w:jc w:val="left"/>
        <w:tblInd w:w="6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85"/>
        <w:tblGridChange w:id="0">
          <w:tblGrid>
            <w:gridCol w:w="4185"/>
          </w:tblGrid>
        </w:tblGridChange>
      </w:tblGrid>
      <w:tr>
        <w:trPr>
          <w:cantSplit w:val="0"/>
          <w:tblHeader w:val="0"/>
        </w:trPr>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12700</wp:posOffset>
                      </wp:positionV>
                      <wp:extent cx="386080" cy="927100"/>
                      <wp:effectExtent b="0" l="0" r="0" t="0"/>
                      <wp:wrapNone/>
                      <wp:docPr id="2924" name=""/>
                      <a:graphic>
                        <a:graphicData uri="http://schemas.microsoft.com/office/word/2010/wordprocessingShape">
                          <wps:wsp>
                            <wps:cNvSpPr/>
                            <wps:cNvPr id="22" name="Shape 22"/>
                            <wps:spPr>
                              <a:xfrm>
                                <a:off x="5159310" y="3322800"/>
                                <a:ext cx="373380" cy="91440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12700</wp:posOffset>
                      </wp:positionV>
                      <wp:extent cx="386080" cy="927100"/>
                      <wp:effectExtent b="0" l="0" r="0" t="0"/>
                      <wp:wrapNone/>
                      <wp:docPr id="2924" name="image46.png"/>
                      <a:graphic>
                        <a:graphicData uri="http://schemas.openxmlformats.org/drawingml/2006/picture">
                          <pic:pic>
                            <pic:nvPicPr>
                              <pic:cNvPr id="0" name="image46.png"/>
                              <pic:cNvPicPr preferRelativeResize="0"/>
                            </pic:nvPicPr>
                            <pic:blipFill>
                              <a:blip r:embed="rId29"/>
                              <a:srcRect/>
                              <a:stretch>
                                <a:fillRect/>
                              </a:stretch>
                            </pic:blipFill>
                            <pic:spPr>
                              <a:xfrm>
                                <a:off x="0" y="0"/>
                                <a:ext cx="386080" cy="927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25400</wp:posOffset>
                      </wp:positionV>
                      <wp:extent cx="386080" cy="923176"/>
                      <wp:effectExtent b="0" l="0" r="0" t="0"/>
                      <wp:wrapNone/>
                      <wp:docPr id="2914" name=""/>
                      <a:graphic>
                        <a:graphicData uri="http://schemas.microsoft.com/office/word/2010/wordprocessingShape">
                          <wps:wsp>
                            <wps:cNvSpPr/>
                            <wps:cNvPr id="12" name="Shape 12"/>
                            <wps:spPr>
                              <a:xfrm>
                                <a:off x="5159310" y="3324762"/>
                                <a:ext cx="373380" cy="910476"/>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22"/>
                                      <w:vertAlign w:val="baseline"/>
                                    </w:rPr>
                                    <w:t xml:space="preserve">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25400</wp:posOffset>
                      </wp:positionV>
                      <wp:extent cx="386080" cy="923176"/>
                      <wp:effectExtent b="0" l="0" r="0" t="0"/>
                      <wp:wrapNone/>
                      <wp:docPr id="2914" name="image30.png"/>
                      <a:graphic>
                        <a:graphicData uri="http://schemas.openxmlformats.org/drawingml/2006/picture">
                          <pic:pic>
                            <pic:nvPicPr>
                              <pic:cNvPr id="0" name="image30.png"/>
                              <pic:cNvPicPr preferRelativeResize="0"/>
                            </pic:nvPicPr>
                            <pic:blipFill>
                              <a:blip r:embed="rId30"/>
                              <a:srcRect/>
                              <a:stretch>
                                <a:fillRect/>
                              </a:stretch>
                            </pic:blipFill>
                            <pic:spPr>
                              <a:xfrm>
                                <a:off x="0" y="0"/>
                                <a:ext cx="386080" cy="923176"/>
                              </a:xfrm>
                              <a:prstGeom prst="rect"/>
                              <a:ln/>
                            </pic:spPr>
                          </pic:pic>
                        </a:graphicData>
                      </a:graphic>
                    </wp:anchor>
                  </w:drawing>
                </mc:Fallback>
              </mc:AlternateContent>
            </w:r>
          </w:p>
          <w:p w:rsidR="00000000" w:rsidDel="00000000" w:rsidP="00000000" w:rsidRDefault="00000000" w:rsidRPr="00000000" w14:paraId="000000A4">
            <w:pPr>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88900</wp:posOffset>
                      </wp:positionV>
                      <wp:extent cx="634855" cy="366651"/>
                      <wp:effectExtent b="0" l="0" r="0" t="0"/>
                      <wp:wrapNone/>
                      <wp:docPr id="2921" name=""/>
                      <a:graphic>
                        <a:graphicData uri="http://schemas.microsoft.com/office/word/2010/wordprocessingShape">
                          <wps:wsp>
                            <wps:cNvCnPr/>
                            <wps:spPr>
                              <a:xfrm>
                                <a:off x="5033335" y="3601437"/>
                                <a:ext cx="625330" cy="35712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88900</wp:posOffset>
                      </wp:positionV>
                      <wp:extent cx="634855" cy="366651"/>
                      <wp:effectExtent b="0" l="0" r="0" t="0"/>
                      <wp:wrapNone/>
                      <wp:docPr id="2921" name="image40.png"/>
                      <a:graphic>
                        <a:graphicData uri="http://schemas.openxmlformats.org/drawingml/2006/picture">
                          <pic:pic>
                            <pic:nvPicPr>
                              <pic:cNvPr id="0" name="image40.png"/>
                              <pic:cNvPicPr preferRelativeResize="0"/>
                            </pic:nvPicPr>
                            <pic:blipFill>
                              <a:blip r:embed="rId31"/>
                              <a:srcRect/>
                              <a:stretch>
                                <a:fillRect/>
                              </a:stretch>
                            </pic:blipFill>
                            <pic:spPr>
                              <a:xfrm>
                                <a:off x="0" y="0"/>
                                <a:ext cx="634855" cy="36665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139700</wp:posOffset>
                      </wp:positionV>
                      <wp:extent cx="639666" cy="312668"/>
                      <wp:effectExtent b="0" l="0" r="0" t="0"/>
                      <wp:wrapNone/>
                      <wp:docPr id="2916" name=""/>
                      <a:graphic>
                        <a:graphicData uri="http://schemas.microsoft.com/office/word/2010/wordprocessingShape">
                          <wps:wsp>
                            <wps:cNvCnPr/>
                            <wps:spPr>
                              <a:xfrm flipH="1" rot="10800000">
                                <a:off x="5030930" y="3628429"/>
                                <a:ext cx="630141" cy="303143"/>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139700</wp:posOffset>
                      </wp:positionV>
                      <wp:extent cx="639666" cy="312668"/>
                      <wp:effectExtent b="0" l="0" r="0" t="0"/>
                      <wp:wrapNone/>
                      <wp:docPr id="2916" name="image32.png"/>
                      <a:graphic>
                        <a:graphicData uri="http://schemas.openxmlformats.org/drawingml/2006/picture">
                          <pic:pic>
                            <pic:nvPicPr>
                              <pic:cNvPr id="0" name="image32.png"/>
                              <pic:cNvPicPr preferRelativeResize="0"/>
                            </pic:nvPicPr>
                            <pic:blipFill>
                              <a:blip r:embed="rId32"/>
                              <a:srcRect/>
                              <a:stretch>
                                <a:fillRect/>
                              </a:stretch>
                            </pic:blipFill>
                            <pic:spPr>
                              <a:xfrm>
                                <a:off x="0" y="0"/>
                                <a:ext cx="639666" cy="312668"/>
                              </a:xfrm>
                              <a:prstGeom prst="rect"/>
                              <a:ln/>
                            </pic:spPr>
                          </pic:pic>
                        </a:graphicData>
                      </a:graphic>
                    </wp:anchor>
                  </w:drawing>
                </mc:Fallback>
              </mc:AlternateConten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63500</wp:posOffset>
                      </wp:positionV>
                      <wp:extent cx="626745" cy="131445"/>
                      <wp:effectExtent b="0" l="0" r="0" t="0"/>
                      <wp:wrapNone/>
                      <wp:docPr id="2906" name=""/>
                      <a:graphic>
                        <a:graphicData uri="http://schemas.microsoft.com/office/word/2010/wordprocessingShape">
                          <wps:wsp>
                            <wps:cNvCnPr/>
                            <wps:spPr>
                              <a:xfrm>
                                <a:off x="5037390" y="3719040"/>
                                <a:ext cx="617220" cy="12192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63500</wp:posOffset>
                      </wp:positionV>
                      <wp:extent cx="626745" cy="131445"/>
                      <wp:effectExtent b="0" l="0" r="0" t="0"/>
                      <wp:wrapNone/>
                      <wp:docPr id="2906" name="image21.png"/>
                      <a:graphic>
                        <a:graphicData uri="http://schemas.openxmlformats.org/drawingml/2006/picture">
                          <pic:pic>
                            <pic:nvPicPr>
                              <pic:cNvPr id="0" name="image21.png"/>
                              <pic:cNvPicPr preferRelativeResize="0"/>
                            </pic:nvPicPr>
                            <pic:blipFill>
                              <a:blip r:embed="rId33"/>
                              <a:srcRect/>
                              <a:stretch>
                                <a:fillRect/>
                              </a:stretch>
                            </pic:blipFill>
                            <pic:spPr>
                              <a:xfrm>
                                <a:off x="0" y="0"/>
                                <a:ext cx="626745" cy="131445"/>
                              </a:xfrm>
                              <a:prstGeom prst="rect"/>
                              <a:ln/>
                            </pic:spPr>
                          </pic:pic>
                        </a:graphicData>
                      </a:graphic>
                    </wp:anchor>
                  </w:drawing>
                </mc:Fallback>
              </mc:AlternateConten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114300</wp:posOffset>
                      </wp:positionV>
                      <wp:extent cx="386080" cy="993547"/>
                      <wp:effectExtent b="0" l="0" r="0" t="0"/>
                      <wp:wrapNone/>
                      <wp:docPr id="2918" name=""/>
                      <a:graphic>
                        <a:graphicData uri="http://schemas.microsoft.com/office/word/2010/wordprocessingShape">
                          <wps:wsp>
                            <wps:cNvSpPr/>
                            <wps:cNvPr id="16" name="Shape 16"/>
                            <wps:spPr>
                              <a:xfrm>
                                <a:off x="5159310" y="3289577"/>
                                <a:ext cx="373380" cy="980847"/>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34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114300</wp:posOffset>
                      </wp:positionV>
                      <wp:extent cx="386080" cy="993547"/>
                      <wp:effectExtent b="0" l="0" r="0" t="0"/>
                      <wp:wrapNone/>
                      <wp:docPr id="2918" name="image34.png"/>
                      <a:graphic>
                        <a:graphicData uri="http://schemas.openxmlformats.org/drawingml/2006/picture">
                          <pic:pic>
                            <pic:nvPicPr>
                              <pic:cNvPr id="0" name="image34.png"/>
                              <pic:cNvPicPr preferRelativeResize="0"/>
                            </pic:nvPicPr>
                            <pic:blipFill>
                              <a:blip r:embed="rId34"/>
                              <a:srcRect/>
                              <a:stretch>
                                <a:fillRect/>
                              </a:stretch>
                            </pic:blipFill>
                            <pic:spPr>
                              <a:xfrm>
                                <a:off x="0" y="0"/>
                                <a:ext cx="386080" cy="993547"/>
                              </a:xfrm>
                              <a:prstGeom prst="rect"/>
                              <a:ln/>
                            </pic:spPr>
                          </pic:pic>
                        </a:graphicData>
                      </a:graphic>
                    </wp:anchor>
                  </w:drawing>
                </mc:Fallback>
              </mc:AlternateConten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50800</wp:posOffset>
                      </wp:positionV>
                      <wp:extent cx="386080" cy="911277"/>
                      <wp:effectExtent b="0" l="0" r="0" t="0"/>
                      <wp:wrapNone/>
                      <wp:docPr id="2920" name=""/>
                      <a:graphic>
                        <a:graphicData uri="http://schemas.microsoft.com/office/word/2010/wordprocessingShape">
                          <wps:wsp>
                            <wps:cNvSpPr/>
                            <wps:cNvPr id="18" name="Shape 18"/>
                            <wps:spPr>
                              <a:xfrm>
                                <a:off x="5159310" y="3330712"/>
                                <a:ext cx="373380" cy="898577"/>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50800</wp:posOffset>
                      </wp:positionV>
                      <wp:extent cx="386080" cy="911277"/>
                      <wp:effectExtent b="0" l="0" r="0" t="0"/>
                      <wp:wrapNone/>
                      <wp:docPr id="2920" name="image39.png"/>
                      <a:graphic>
                        <a:graphicData uri="http://schemas.openxmlformats.org/drawingml/2006/picture">
                          <pic:pic>
                            <pic:nvPicPr>
                              <pic:cNvPr id="0" name="image39.png"/>
                              <pic:cNvPicPr preferRelativeResize="0"/>
                            </pic:nvPicPr>
                            <pic:blipFill>
                              <a:blip r:embed="rId35"/>
                              <a:srcRect/>
                              <a:stretch>
                                <a:fillRect/>
                              </a:stretch>
                            </pic:blipFill>
                            <pic:spPr>
                              <a:xfrm>
                                <a:off x="0" y="0"/>
                                <a:ext cx="386080" cy="911277"/>
                              </a:xfrm>
                              <a:prstGeom prst="rect"/>
                              <a:ln/>
                            </pic:spPr>
                          </pic:pic>
                        </a:graphicData>
                      </a:graphic>
                    </wp:anchor>
                  </w:drawing>
                </mc:Fallback>
              </mc:AlternateConten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101600</wp:posOffset>
                      </wp:positionV>
                      <wp:extent cx="748665" cy="283845"/>
                      <wp:effectExtent b="0" l="0" r="0" t="0"/>
                      <wp:wrapNone/>
                      <wp:docPr id="2908" name=""/>
                      <a:graphic>
                        <a:graphicData uri="http://schemas.microsoft.com/office/word/2010/wordprocessingShape">
                          <wps:wsp>
                            <wps:cNvCnPr/>
                            <wps:spPr>
                              <a:xfrm>
                                <a:off x="4976430" y="3642840"/>
                                <a:ext cx="739140" cy="27432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101600</wp:posOffset>
                      </wp:positionV>
                      <wp:extent cx="748665" cy="283845"/>
                      <wp:effectExtent b="0" l="0" r="0" t="0"/>
                      <wp:wrapNone/>
                      <wp:docPr id="2908" name="image23.png"/>
                      <a:graphic>
                        <a:graphicData uri="http://schemas.openxmlformats.org/drawingml/2006/picture">
                          <pic:pic>
                            <pic:nvPicPr>
                              <pic:cNvPr id="0" name="image23.png"/>
                              <pic:cNvPicPr preferRelativeResize="0"/>
                            </pic:nvPicPr>
                            <pic:blipFill>
                              <a:blip r:embed="rId36"/>
                              <a:srcRect/>
                              <a:stretch>
                                <a:fillRect/>
                              </a:stretch>
                            </pic:blipFill>
                            <pic:spPr>
                              <a:xfrm>
                                <a:off x="0" y="0"/>
                                <a:ext cx="74866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139700</wp:posOffset>
                      </wp:positionV>
                      <wp:extent cx="733425" cy="123825"/>
                      <wp:effectExtent b="0" l="0" r="0" t="0"/>
                      <wp:wrapNone/>
                      <wp:docPr id="2904" name=""/>
                      <a:graphic>
                        <a:graphicData uri="http://schemas.microsoft.com/office/word/2010/wordprocessingShape">
                          <wps:wsp>
                            <wps:cNvCnPr/>
                            <wps:spPr>
                              <a:xfrm flipH="1" rot="10800000">
                                <a:off x="4984050" y="3722850"/>
                                <a:ext cx="723900" cy="1143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139700</wp:posOffset>
                      </wp:positionV>
                      <wp:extent cx="733425" cy="123825"/>
                      <wp:effectExtent b="0" l="0" r="0" t="0"/>
                      <wp:wrapNone/>
                      <wp:docPr id="2904" name="image19.png"/>
                      <a:graphic>
                        <a:graphicData uri="http://schemas.openxmlformats.org/drawingml/2006/picture">
                          <pic:pic>
                            <pic:nvPicPr>
                              <pic:cNvPr id="0" name="image19.png"/>
                              <pic:cNvPicPr preferRelativeResize="0"/>
                            </pic:nvPicPr>
                            <pic:blipFill>
                              <a:blip r:embed="rId37"/>
                              <a:srcRect/>
                              <a:stretch>
                                <a:fillRect/>
                              </a:stretch>
                            </pic:blipFill>
                            <pic:spPr>
                              <a:xfrm>
                                <a:off x="0" y="0"/>
                                <a:ext cx="733425" cy="123825"/>
                              </a:xfrm>
                              <a:prstGeom prst="rect"/>
                              <a:ln/>
                            </pic:spPr>
                          </pic:pic>
                        </a:graphicData>
                      </a:graphic>
                    </wp:anchor>
                  </w:drawing>
                </mc:Fallback>
              </mc:AlternateConten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0</wp:posOffset>
                      </wp:positionV>
                      <wp:extent cx="725118" cy="237324"/>
                      <wp:effectExtent b="0" l="0" r="0" t="0"/>
                      <wp:wrapNone/>
                      <wp:docPr id="2915" name=""/>
                      <a:graphic>
                        <a:graphicData uri="http://schemas.microsoft.com/office/word/2010/wordprocessingShape">
                          <wps:wsp>
                            <wps:cNvCnPr/>
                            <wps:spPr>
                              <a:xfrm flipH="1" rot="10800000">
                                <a:off x="4988204" y="3666101"/>
                                <a:ext cx="715593" cy="22779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0</wp:posOffset>
                      </wp:positionV>
                      <wp:extent cx="725118" cy="237324"/>
                      <wp:effectExtent b="0" l="0" r="0" t="0"/>
                      <wp:wrapNone/>
                      <wp:docPr id="2915" name="image31.png"/>
                      <a:graphic>
                        <a:graphicData uri="http://schemas.openxmlformats.org/drawingml/2006/picture">
                          <pic:pic>
                            <pic:nvPicPr>
                              <pic:cNvPr id="0" name="image31.png"/>
                              <pic:cNvPicPr preferRelativeResize="0"/>
                            </pic:nvPicPr>
                            <pic:blipFill>
                              <a:blip r:embed="rId38"/>
                              <a:srcRect/>
                              <a:stretch>
                                <a:fillRect/>
                              </a:stretch>
                            </pic:blipFill>
                            <pic:spPr>
                              <a:xfrm>
                                <a:off x="0" y="0"/>
                                <a:ext cx="725118" cy="237324"/>
                              </a:xfrm>
                              <a:prstGeom prst="rect"/>
                              <a:ln/>
                            </pic:spPr>
                          </pic:pic>
                        </a:graphicData>
                      </a:graphic>
                    </wp:anchor>
                  </w:drawing>
                </mc:Fallback>
              </mc:AlternateConten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50800</wp:posOffset>
                      </wp:positionV>
                      <wp:extent cx="744021" cy="158126"/>
                      <wp:effectExtent b="0" l="0" r="0" t="0"/>
                      <wp:wrapNone/>
                      <wp:docPr id="2925" name=""/>
                      <a:graphic>
                        <a:graphicData uri="http://schemas.microsoft.com/office/word/2010/wordprocessingShape">
                          <wps:wsp>
                            <wps:cNvCnPr/>
                            <wps:spPr>
                              <a:xfrm flipH="1" rot="10800000">
                                <a:off x="4978752" y="3705700"/>
                                <a:ext cx="734496" cy="148601"/>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50800</wp:posOffset>
                      </wp:positionV>
                      <wp:extent cx="744021" cy="158126"/>
                      <wp:effectExtent b="0" l="0" r="0" t="0"/>
                      <wp:wrapNone/>
                      <wp:docPr id="2925" name="image47.png"/>
                      <a:graphic>
                        <a:graphicData uri="http://schemas.openxmlformats.org/drawingml/2006/picture">
                          <pic:pic>
                            <pic:nvPicPr>
                              <pic:cNvPr id="0" name="image47.png"/>
                              <pic:cNvPicPr preferRelativeResize="0"/>
                            </pic:nvPicPr>
                            <pic:blipFill>
                              <a:blip r:embed="rId39"/>
                              <a:srcRect/>
                              <a:stretch>
                                <a:fillRect/>
                              </a:stretch>
                            </pic:blipFill>
                            <pic:spPr>
                              <a:xfrm>
                                <a:off x="0" y="0"/>
                                <a:ext cx="744021" cy="158126"/>
                              </a:xfrm>
                              <a:prstGeom prst="rect"/>
                              <a:ln/>
                            </pic:spPr>
                          </pic:pic>
                        </a:graphicData>
                      </a:graphic>
                    </wp:anchor>
                  </w:drawing>
                </mc:Fallback>
              </mc:AlternateConten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25400</wp:posOffset>
                      </wp:positionV>
                      <wp:extent cx="386080" cy="927100"/>
                      <wp:effectExtent b="0" l="0" r="0" t="0"/>
                      <wp:wrapNone/>
                      <wp:docPr id="2923" name=""/>
                      <a:graphic>
                        <a:graphicData uri="http://schemas.microsoft.com/office/word/2010/wordprocessingShape">
                          <wps:wsp>
                            <wps:cNvSpPr/>
                            <wps:cNvPr id="21" name="Shape 21"/>
                            <wps:spPr>
                              <a:xfrm>
                                <a:off x="5159310" y="3322800"/>
                                <a:ext cx="373380" cy="91440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25400</wp:posOffset>
                      </wp:positionV>
                      <wp:extent cx="386080" cy="927100"/>
                      <wp:effectExtent b="0" l="0" r="0" t="0"/>
                      <wp:wrapNone/>
                      <wp:docPr id="2923" name="image45.png"/>
                      <a:graphic>
                        <a:graphicData uri="http://schemas.openxmlformats.org/drawingml/2006/picture">
                          <pic:pic>
                            <pic:nvPicPr>
                              <pic:cNvPr id="0" name="image45.png"/>
                              <pic:cNvPicPr preferRelativeResize="0"/>
                            </pic:nvPicPr>
                            <pic:blipFill>
                              <a:blip r:embed="rId40"/>
                              <a:srcRect/>
                              <a:stretch>
                                <a:fillRect/>
                              </a:stretch>
                            </pic:blipFill>
                            <pic:spPr>
                              <a:xfrm>
                                <a:off x="0" y="0"/>
                                <a:ext cx="386080" cy="927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101600</wp:posOffset>
                      </wp:positionV>
                      <wp:extent cx="386080" cy="927100"/>
                      <wp:effectExtent b="0" l="0" r="0" t="0"/>
                      <wp:wrapNone/>
                      <wp:docPr id="2909" name=""/>
                      <a:graphic>
                        <a:graphicData uri="http://schemas.microsoft.com/office/word/2010/wordprocessingShape">
                          <wps:wsp>
                            <wps:cNvSpPr/>
                            <wps:cNvPr id="7" name="Shape 7"/>
                            <wps:spPr>
                              <a:xfrm>
                                <a:off x="5159310" y="3322800"/>
                                <a:ext cx="373380" cy="91440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8</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101600</wp:posOffset>
                      </wp:positionV>
                      <wp:extent cx="386080" cy="927100"/>
                      <wp:effectExtent b="0" l="0" r="0" t="0"/>
                      <wp:wrapNone/>
                      <wp:docPr id="2909" name="image24.png"/>
                      <a:graphic>
                        <a:graphicData uri="http://schemas.openxmlformats.org/drawingml/2006/picture">
                          <pic:pic>
                            <pic:nvPicPr>
                              <pic:cNvPr id="0" name="image24.png"/>
                              <pic:cNvPicPr preferRelativeResize="0"/>
                            </pic:nvPicPr>
                            <pic:blipFill>
                              <a:blip r:embed="rId41"/>
                              <a:srcRect/>
                              <a:stretch>
                                <a:fillRect/>
                              </a:stretch>
                            </pic:blipFill>
                            <pic:spPr>
                              <a:xfrm>
                                <a:off x="0" y="0"/>
                                <a:ext cx="386080" cy="927100"/>
                              </a:xfrm>
                              <a:prstGeom prst="rect"/>
                              <a:ln/>
                            </pic:spPr>
                          </pic:pic>
                        </a:graphicData>
                      </a:graphic>
                    </wp:anchor>
                  </w:drawing>
                </mc:Fallback>
              </mc:AlternateConten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114300</wp:posOffset>
                      </wp:positionV>
                      <wp:extent cx="757887" cy="292086"/>
                      <wp:effectExtent b="0" l="0" r="0" t="0"/>
                      <wp:wrapNone/>
                      <wp:docPr id="2926" name=""/>
                      <a:graphic>
                        <a:graphicData uri="http://schemas.microsoft.com/office/word/2010/wordprocessingShape">
                          <wps:wsp>
                            <wps:cNvCnPr/>
                            <wps:spPr>
                              <a:xfrm>
                                <a:off x="4971819" y="3638720"/>
                                <a:ext cx="748362" cy="282561"/>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114300</wp:posOffset>
                      </wp:positionV>
                      <wp:extent cx="757887" cy="292086"/>
                      <wp:effectExtent b="0" l="0" r="0" t="0"/>
                      <wp:wrapNone/>
                      <wp:docPr id="2926" name="image49.png"/>
                      <a:graphic>
                        <a:graphicData uri="http://schemas.openxmlformats.org/drawingml/2006/picture">
                          <pic:pic>
                            <pic:nvPicPr>
                              <pic:cNvPr id="0" name="image49.png"/>
                              <pic:cNvPicPr preferRelativeResize="0"/>
                            </pic:nvPicPr>
                            <pic:blipFill>
                              <a:blip r:embed="rId42"/>
                              <a:srcRect/>
                              <a:stretch>
                                <a:fillRect/>
                              </a:stretch>
                            </pic:blipFill>
                            <pic:spPr>
                              <a:xfrm>
                                <a:off x="0" y="0"/>
                                <a:ext cx="757887" cy="292086"/>
                              </a:xfrm>
                              <a:prstGeom prst="rect"/>
                              <a:ln/>
                            </pic:spPr>
                          </pic:pic>
                        </a:graphicData>
                      </a:graphic>
                    </wp:anchor>
                  </w:drawing>
                </mc:Fallback>
              </mc:AlternateConten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88900</wp:posOffset>
                      </wp:positionV>
                      <wp:extent cx="723671" cy="162579"/>
                      <wp:effectExtent b="0" l="0" r="0" t="0"/>
                      <wp:wrapNone/>
                      <wp:docPr id="2913" name=""/>
                      <a:graphic>
                        <a:graphicData uri="http://schemas.microsoft.com/office/word/2010/wordprocessingShape">
                          <wps:wsp>
                            <wps:cNvCnPr/>
                            <wps:spPr>
                              <a:xfrm>
                                <a:off x="4988927" y="3703473"/>
                                <a:ext cx="714146" cy="153054"/>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88900</wp:posOffset>
                      </wp:positionV>
                      <wp:extent cx="723671" cy="162579"/>
                      <wp:effectExtent b="0" l="0" r="0" t="0"/>
                      <wp:wrapNone/>
                      <wp:docPr id="2913" name="image28.png"/>
                      <a:graphic>
                        <a:graphicData uri="http://schemas.openxmlformats.org/drawingml/2006/picture">
                          <pic:pic>
                            <pic:nvPicPr>
                              <pic:cNvPr id="0" name="image28.png"/>
                              <pic:cNvPicPr preferRelativeResize="0"/>
                            </pic:nvPicPr>
                            <pic:blipFill>
                              <a:blip r:embed="rId43"/>
                              <a:srcRect/>
                              <a:stretch>
                                <a:fillRect/>
                              </a:stretch>
                            </pic:blipFill>
                            <pic:spPr>
                              <a:xfrm>
                                <a:off x="0" y="0"/>
                                <a:ext cx="723671" cy="162579"/>
                              </a:xfrm>
                              <a:prstGeom prst="rect"/>
                              <a:ln/>
                            </pic:spPr>
                          </pic:pic>
                        </a:graphicData>
                      </a:graphic>
                    </wp:anchor>
                  </w:drawing>
                </mc:Fallback>
              </mc:AlternateConten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38100</wp:posOffset>
                      </wp:positionV>
                      <wp:extent cx="731627" cy="55244"/>
                      <wp:effectExtent b="0" l="0" r="0" t="0"/>
                      <wp:wrapNone/>
                      <wp:docPr id="2907" name=""/>
                      <a:graphic>
                        <a:graphicData uri="http://schemas.microsoft.com/office/word/2010/wordprocessingShape">
                          <wps:wsp>
                            <wps:cNvCnPr/>
                            <wps:spPr>
                              <a:xfrm>
                                <a:off x="4984949" y="3757141"/>
                                <a:ext cx="722102" cy="4571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38100</wp:posOffset>
                      </wp:positionV>
                      <wp:extent cx="731627" cy="55244"/>
                      <wp:effectExtent b="0" l="0" r="0" t="0"/>
                      <wp:wrapNone/>
                      <wp:docPr id="2907" name="image22.png"/>
                      <a:graphic>
                        <a:graphicData uri="http://schemas.openxmlformats.org/drawingml/2006/picture">
                          <pic:pic>
                            <pic:nvPicPr>
                              <pic:cNvPr id="0" name="image22.png"/>
                              <pic:cNvPicPr preferRelativeResize="0"/>
                            </pic:nvPicPr>
                            <pic:blipFill>
                              <a:blip r:embed="rId44"/>
                              <a:srcRect/>
                              <a:stretch>
                                <a:fillRect/>
                              </a:stretch>
                            </pic:blipFill>
                            <pic:spPr>
                              <a:xfrm>
                                <a:off x="0" y="0"/>
                                <a:ext cx="731627" cy="55244"/>
                              </a:xfrm>
                              <a:prstGeom prst="rect"/>
                              <a:ln/>
                            </pic:spPr>
                          </pic:pic>
                        </a:graphicData>
                      </a:graphic>
                    </wp:anchor>
                  </w:drawing>
                </mc:Fallback>
              </mc:AlternateConten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386080" cy="927100"/>
                      <wp:effectExtent b="0" l="0" r="0" t="0"/>
                      <wp:wrapNone/>
                      <wp:docPr id="2927" name=""/>
                      <a:graphic>
                        <a:graphicData uri="http://schemas.microsoft.com/office/word/2010/wordprocessingShape">
                          <wps:wsp>
                            <wps:cNvSpPr/>
                            <wps:cNvPr id="25" name="Shape 25"/>
                            <wps:spPr>
                              <a:xfrm>
                                <a:off x="5159310" y="3322800"/>
                                <a:ext cx="373380" cy="91440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7</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386080" cy="927100"/>
                      <wp:effectExtent b="0" l="0" r="0" t="0"/>
                      <wp:wrapNone/>
                      <wp:docPr id="2927" name="image50.png"/>
                      <a:graphic>
                        <a:graphicData uri="http://schemas.openxmlformats.org/drawingml/2006/picture">
                          <pic:pic>
                            <pic:nvPicPr>
                              <pic:cNvPr id="0" name="image50.png"/>
                              <pic:cNvPicPr preferRelativeResize="0"/>
                            </pic:nvPicPr>
                            <pic:blipFill>
                              <a:blip r:embed="rId45"/>
                              <a:srcRect/>
                              <a:stretch>
                                <a:fillRect/>
                              </a:stretch>
                            </pic:blipFill>
                            <pic:spPr>
                              <a:xfrm>
                                <a:off x="0" y="0"/>
                                <a:ext cx="386080" cy="927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25400</wp:posOffset>
                      </wp:positionV>
                      <wp:extent cx="386080" cy="927100"/>
                      <wp:effectExtent b="0" l="0" r="0" t="0"/>
                      <wp:wrapNone/>
                      <wp:docPr id="2912" name=""/>
                      <a:graphic>
                        <a:graphicData uri="http://schemas.microsoft.com/office/word/2010/wordprocessingShape">
                          <wps:wsp>
                            <wps:cNvSpPr/>
                            <wps:cNvPr id="10" name="Shape 10"/>
                            <wps:spPr>
                              <a:xfrm>
                                <a:off x="5159310" y="3322800"/>
                                <a:ext cx="373380" cy="91440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7</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25400</wp:posOffset>
                      </wp:positionV>
                      <wp:extent cx="386080" cy="927100"/>
                      <wp:effectExtent b="0" l="0" r="0" t="0"/>
                      <wp:wrapNone/>
                      <wp:docPr id="2912" name="image27.png"/>
                      <a:graphic>
                        <a:graphicData uri="http://schemas.openxmlformats.org/drawingml/2006/picture">
                          <pic:pic>
                            <pic:nvPicPr>
                              <pic:cNvPr id="0" name="image27.png"/>
                              <pic:cNvPicPr preferRelativeResize="0"/>
                            </pic:nvPicPr>
                            <pic:blipFill>
                              <a:blip r:embed="rId46"/>
                              <a:srcRect/>
                              <a:stretch>
                                <a:fillRect/>
                              </a:stretch>
                            </pic:blipFill>
                            <pic:spPr>
                              <a:xfrm>
                                <a:off x="0" y="0"/>
                                <a:ext cx="386080" cy="927100"/>
                              </a:xfrm>
                              <a:prstGeom prst="rect"/>
                              <a:ln/>
                            </pic:spPr>
                          </pic:pic>
                        </a:graphicData>
                      </a:graphic>
                    </wp:anchor>
                  </w:drawing>
                </mc:Fallback>
              </mc:AlternateConten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101600</wp:posOffset>
                      </wp:positionV>
                      <wp:extent cx="802005" cy="260985"/>
                      <wp:effectExtent b="0" l="0" r="0" t="0"/>
                      <wp:wrapNone/>
                      <wp:docPr id="2911" name=""/>
                      <a:graphic>
                        <a:graphicData uri="http://schemas.microsoft.com/office/word/2010/wordprocessingShape">
                          <wps:wsp>
                            <wps:cNvCnPr/>
                            <wps:spPr>
                              <a:xfrm>
                                <a:off x="4949760" y="3654270"/>
                                <a:ext cx="792480" cy="25146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101600</wp:posOffset>
                      </wp:positionV>
                      <wp:extent cx="802005" cy="260985"/>
                      <wp:effectExtent b="0" l="0" r="0" t="0"/>
                      <wp:wrapNone/>
                      <wp:docPr id="2911" name="image26.png"/>
                      <a:graphic>
                        <a:graphicData uri="http://schemas.openxmlformats.org/drawingml/2006/picture">
                          <pic:pic>
                            <pic:nvPicPr>
                              <pic:cNvPr id="0" name="image26.png"/>
                              <pic:cNvPicPr preferRelativeResize="0"/>
                            </pic:nvPicPr>
                            <pic:blipFill>
                              <a:blip r:embed="rId47"/>
                              <a:srcRect/>
                              <a:stretch>
                                <a:fillRect/>
                              </a:stretch>
                            </pic:blipFill>
                            <pic:spPr>
                              <a:xfrm>
                                <a:off x="0" y="0"/>
                                <a:ext cx="802005" cy="260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114300</wp:posOffset>
                      </wp:positionV>
                      <wp:extent cx="741045" cy="146685"/>
                      <wp:effectExtent b="0" l="0" r="0" t="0"/>
                      <wp:wrapNone/>
                      <wp:docPr id="2922" name=""/>
                      <a:graphic>
                        <a:graphicData uri="http://schemas.microsoft.com/office/word/2010/wordprocessingShape">
                          <wps:wsp>
                            <wps:cNvCnPr/>
                            <wps:spPr>
                              <a:xfrm flipH="1" rot="10800000">
                                <a:off x="4980240" y="3711420"/>
                                <a:ext cx="731520" cy="13716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114300</wp:posOffset>
                      </wp:positionV>
                      <wp:extent cx="741045" cy="146685"/>
                      <wp:effectExtent b="0" l="0" r="0" t="0"/>
                      <wp:wrapNone/>
                      <wp:docPr id="2922" name="image44.png"/>
                      <a:graphic>
                        <a:graphicData uri="http://schemas.openxmlformats.org/drawingml/2006/picture">
                          <pic:pic>
                            <pic:nvPicPr>
                              <pic:cNvPr id="0" name="image44.png"/>
                              <pic:cNvPicPr preferRelativeResize="0"/>
                            </pic:nvPicPr>
                            <pic:blipFill>
                              <a:blip r:embed="rId48"/>
                              <a:srcRect/>
                              <a:stretch>
                                <a:fillRect/>
                              </a:stretch>
                            </pic:blipFill>
                            <pic:spPr>
                              <a:xfrm>
                                <a:off x="0" y="0"/>
                                <a:ext cx="741045" cy="146685"/>
                              </a:xfrm>
                              <a:prstGeom prst="rect"/>
                              <a:ln/>
                            </pic:spPr>
                          </pic:pic>
                        </a:graphicData>
                      </a:graphic>
                    </wp:anchor>
                  </w:drawing>
                </mc:Fallback>
              </mc:AlternateConten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88900</wp:posOffset>
                      </wp:positionV>
                      <wp:extent cx="789443" cy="208307"/>
                      <wp:effectExtent b="0" l="0" r="0" t="0"/>
                      <wp:wrapNone/>
                      <wp:docPr id="2910" name=""/>
                      <a:graphic>
                        <a:graphicData uri="http://schemas.microsoft.com/office/word/2010/wordprocessingShape">
                          <wps:wsp>
                            <wps:cNvCnPr/>
                            <wps:spPr>
                              <a:xfrm>
                                <a:off x="4956041" y="3680609"/>
                                <a:ext cx="779918" cy="198782"/>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88900</wp:posOffset>
                      </wp:positionV>
                      <wp:extent cx="789443" cy="208307"/>
                      <wp:effectExtent b="0" l="0" r="0" t="0"/>
                      <wp:wrapNone/>
                      <wp:docPr id="2910" name="image25.png"/>
                      <a:graphic>
                        <a:graphicData uri="http://schemas.openxmlformats.org/drawingml/2006/picture">
                          <pic:pic>
                            <pic:nvPicPr>
                              <pic:cNvPr id="0" name="image25.png"/>
                              <pic:cNvPicPr preferRelativeResize="0"/>
                            </pic:nvPicPr>
                            <pic:blipFill>
                              <a:blip r:embed="rId49"/>
                              <a:srcRect/>
                              <a:stretch>
                                <a:fillRect/>
                              </a:stretch>
                            </pic:blipFill>
                            <pic:spPr>
                              <a:xfrm>
                                <a:off x="0" y="0"/>
                                <a:ext cx="789443" cy="20830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76200</wp:posOffset>
                      </wp:positionV>
                      <wp:extent cx="782383" cy="307964"/>
                      <wp:effectExtent b="0" l="0" r="0" t="0"/>
                      <wp:wrapNone/>
                      <wp:docPr id="2917" name=""/>
                      <a:graphic>
                        <a:graphicData uri="http://schemas.microsoft.com/office/word/2010/wordprocessingShape">
                          <wps:wsp>
                            <wps:cNvCnPr/>
                            <wps:spPr>
                              <a:xfrm flipH="1" rot="10800000">
                                <a:off x="4959571" y="3630781"/>
                                <a:ext cx="772858" cy="29843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76200</wp:posOffset>
                      </wp:positionV>
                      <wp:extent cx="782383" cy="307964"/>
                      <wp:effectExtent b="0" l="0" r="0" t="0"/>
                      <wp:wrapNone/>
                      <wp:docPr id="2917" name="image33.png"/>
                      <a:graphic>
                        <a:graphicData uri="http://schemas.openxmlformats.org/drawingml/2006/picture">
                          <pic:pic>
                            <pic:nvPicPr>
                              <pic:cNvPr id="0" name="image33.png"/>
                              <pic:cNvPicPr preferRelativeResize="0"/>
                            </pic:nvPicPr>
                            <pic:blipFill>
                              <a:blip r:embed="rId50"/>
                              <a:srcRect/>
                              <a:stretch>
                                <a:fillRect/>
                              </a:stretch>
                            </pic:blipFill>
                            <pic:spPr>
                              <a:xfrm>
                                <a:off x="0" y="0"/>
                                <a:ext cx="782383" cy="30796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76200</wp:posOffset>
                      </wp:positionV>
                      <wp:extent cx="786569" cy="131519"/>
                      <wp:effectExtent b="0" l="0" r="0" t="0"/>
                      <wp:wrapNone/>
                      <wp:docPr id="2919" name=""/>
                      <a:graphic>
                        <a:graphicData uri="http://schemas.microsoft.com/office/word/2010/wordprocessingShape">
                          <wps:wsp>
                            <wps:cNvCnPr/>
                            <wps:spPr>
                              <a:xfrm flipH="1" rot="10800000">
                                <a:off x="4957478" y="3719003"/>
                                <a:ext cx="777044" cy="121994"/>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76200</wp:posOffset>
                      </wp:positionV>
                      <wp:extent cx="786569" cy="131519"/>
                      <wp:effectExtent b="0" l="0" r="0" t="0"/>
                      <wp:wrapNone/>
                      <wp:docPr id="2919" name="image35.png"/>
                      <a:graphic>
                        <a:graphicData uri="http://schemas.openxmlformats.org/drawingml/2006/picture">
                          <pic:pic>
                            <pic:nvPicPr>
                              <pic:cNvPr id="0" name="image35.png"/>
                              <pic:cNvPicPr preferRelativeResize="0"/>
                            </pic:nvPicPr>
                            <pic:blipFill>
                              <a:blip r:embed="rId51"/>
                              <a:srcRect/>
                              <a:stretch>
                                <a:fillRect/>
                              </a:stretch>
                            </pic:blipFill>
                            <pic:spPr>
                              <a:xfrm>
                                <a:off x="0" y="0"/>
                                <a:ext cx="786569" cy="131519"/>
                              </a:xfrm>
                              <a:prstGeom prst="rect"/>
                              <a:ln/>
                            </pic:spPr>
                          </pic:pic>
                        </a:graphicData>
                      </a:graphic>
                    </wp:anchor>
                  </w:drawing>
                </mc:Fallback>
              </mc:AlternateConten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the domain and range for the following functions.</w:t>
        <w:tab/>
        <w:t xml:space="preserve">(4 marks)</w:t>
      </w:r>
    </w:p>
    <w:p w:rsidR="00000000" w:rsidDel="00000000" w:rsidP="00000000" w:rsidRDefault="00000000" w:rsidRPr="00000000" w14:paraId="000000C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40" w:right="0" w:hanging="720"/>
        <w:jc w:val="left"/>
        <w:rPr/>
      </w:pPr>
      <w:r w:rsidDel="00000000" w:rsidR="00000000" w:rsidRPr="00000000">
        <w:rPr>
          <w:rtl w:val="0"/>
        </w:rPr>
      </w:r>
    </w:p>
    <w:tbl>
      <w:tblPr>
        <w:tblStyle w:val="Table4"/>
        <w:tblW w:w="7874.000000000001"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61"/>
        <w:gridCol w:w="3113"/>
        <w:tblGridChange w:id="0">
          <w:tblGrid>
            <w:gridCol w:w="4761"/>
            <w:gridCol w:w="3113"/>
          </w:tblGrid>
        </w:tblGridChange>
      </w:tblGrid>
      <w:tr>
        <w:trPr>
          <w:cantSplit w:val="0"/>
          <w:trHeight w:val="3117" w:hRule="atLeast"/>
          <w:tblHeader w:val="0"/>
        </w:trPr>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pict>
                <v:shape id="_x0000_i1025" style="width:227.2pt;height:222.15pt" o:ole="" type="#_x0000_t75">
                  <v:imagedata r:id="rId1" o:title=""/>
                </v:shape>
                <o:OLEObject DrawAspect="Content" r:id="rId2" ObjectID="_1653248175" ProgID="FXDraw.Graphic" ShapeID="_x0000_i1025" Type="Embed"/>
              </w:pict>
            </w:r>
            <w:r w:rsidDel="00000000" w:rsidR="00000000" w:rsidRPr="00000000">
              <w:rPr>
                <w:rtl w:val="0"/>
              </w:rPr>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Domain:    </w:t>
            </w: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40" w:right="0" w:hanging="720"/>
        <w:jc w:val="left"/>
        <w:rPr/>
      </w:pPr>
      <w:r w:rsidDel="00000000" w:rsidR="00000000" w:rsidRPr="00000000">
        <w:rPr>
          <w:rtl w:val="0"/>
        </w:rPr>
      </w:r>
    </w:p>
    <w:tbl>
      <w:tblPr>
        <w:tblStyle w:val="Table5"/>
        <w:tblW w:w="80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62"/>
        <w:gridCol w:w="3118"/>
        <w:tblGridChange w:id="0">
          <w:tblGrid>
            <w:gridCol w:w="4962"/>
            <w:gridCol w:w="3118"/>
          </w:tblGrid>
        </w:tblGridChange>
      </w:tblGrid>
      <w:tr>
        <w:trPr>
          <w:cantSplit w:val="0"/>
          <w:tblHeader w:val="0"/>
        </w:trPr>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26" style="width:225.05pt;height:228.55pt" o:ole="" type="#_x0000_t75">
                  <v:imagedata r:id="rId3" o:title=""/>
                </v:shape>
                <o:OLEObject DrawAspect="Content" r:id="rId4" ObjectID="_1653248176" ProgID="FXDraw.Graphic" ShapeID="_x0000_i1026" Type="Embed"/>
              </w:pict>
            </w:r>
            <w:r w:rsidDel="00000000" w:rsidR="00000000" w:rsidRPr="00000000">
              <w:rPr>
                <w:rtl w:val="0"/>
              </w:rPr>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Domain:</w:t>
            </w: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+2x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find</w:t>
        <w:tab/>
        <w:t xml:space="preserve">(3 marks)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40" w:right="0" w:hanging="720"/>
        <w:jc w:val="lef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40" w:right="0" w:hanging="720"/>
        <w:jc w:val="lef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m:t>
        </m:r>
        <m:sSup>
          <m:sSupPr>
            <m:ctrlPr>
              <w:rPr>
                <w:rFonts w:ascii="Cambria Math" w:cs="Cambria Math" w:eastAsia="Cambria Math" w:hAnsi="Cambria Math"/>
                <w:b w:val="0"/>
                <w:i w:val="0"/>
                <w:smallCaps w:val="0"/>
                <w:strike w:val="0"/>
                <w:color w:val="ffffff"/>
                <w:sz w:val="22"/>
                <w:szCs w:val="22"/>
                <w:u w:val="none"/>
                <w:shd w:fill="auto" w:val="clear"/>
                <w:vertAlign w:val="baseline"/>
              </w:rPr>
            </m:ctrlPr>
          </m:sSupPr>
          <m:e>
            <m:r>
              <w:rPr>
                <w:rFonts w:ascii="Cambria Math" w:cs="Cambria Math" w:eastAsia="Cambria Math" w:hAnsi="Cambria Math"/>
                <w:b w:val="0"/>
                <w:i w:val="0"/>
                <w:smallCaps w:val="0"/>
                <w:strike w:val="0"/>
                <w:color w:val="ffffff"/>
                <w:sz w:val="22"/>
                <w:szCs w:val="22"/>
                <w:u w:val="none"/>
                <w:shd w:fill="auto" w:val="clear"/>
                <w:vertAlign w:val="baseline"/>
              </w:rPr>
              <m:t xml:space="preserve">a</m:t>
            </m:r>
          </m:e>
          <m:sup>
            <m:r>
              <w:rPr>
                <w:rFonts w:ascii="Cambria Math" w:cs="Cambria Math" w:eastAsia="Cambria Math" w:hAnsi="Cambria Math"/>
                <w:b w:val="0"/>
                <w:i w:val="0"/>
                <w:smallCaps w:val="0"/>
                <w:strike w:val="0"/>
                <w:color w:val="ffffff"/>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ffffff"/>
            <w:sz w:val="22"/>
            <w:szCs w:val="22"/>
            <w:u w:val="none"/>
            <w:shd w:fill="auto" w:val="clear"/>
            <w:vertAlign w:val="baseline"/>
          </w:rPr>
          <m:t xml:space="preserve">+2a</m:t>
        </m:r>
      </m:oMath>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40" w:right="0" w:hanging="720"/>
        <w:jc w:val="left"/>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x+h</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m:oMath>
        <m:sSup>
          <m:sSupPr>
            <m:ctrlPr>
              <w:rPr>
                <w:rFonts w:ascii="Cambria Math" w:cs="Cambria Math" w:eastAsia="Cambria Math" w:hAnsi="Cambria Math"/>
                <w:b w:val="0"/>
                <w:i w:val="0"/>
                <w:smallCaps w:val="0"/>
                <w:strike w:val="0"/>
                <w:color w:val="ffffff"/>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ffffff"/>
                    <w:sz w:val="22"/>
                    <w:szCs w:val="22"/>
                    <w:u w:val="none"/>
                    <w:shd w:fill="auto" w:val="clear"/>
                    <w:vertAlign w:val="baseline"/>
                  </w:rPr>
                </m:ctrlPr>
              </m:dPr>
              <m:e>
                <m:r>
                  <w:rPr>
                    <w:rFonts w:ascii="Cambria Math" w:cs="Cambria Math" w:eastAsia="Cambria Math" w:hAnsi="Cambria Math"/>
                    <w:b w:val="0"/>
                    <w:i w:val="0"/>
                    <w:smallCaps w:val="0"/>
                    <w:strike w:val="0"/>
                    <w:color w:val="ffffff"/>
                    <w:sz w:val="22"/>
                    <w:szCs w:val="22"/>
                    <w:u w:val="none"/>
                    <w:shd w:fill="auto" w:val="clear"/>
                    <w:vertAlign w:val="baseline"/>
                  </w:rPr>
                  <m:t xml:space="preserve">x+h</m:t>
                </m:r>
              </m:e>
            </m:d>
          </m:e>
          <m:sup>
            <m:r>
              <w:rPr>
                <w:rFonts w:ascii="Cambria Math" w:cs="Cambria Math" w:eastAsia="Cambria Math" w:hAnsi="Cambria Math"/>
                <w:b w:val="0"/>
                <w:i w:val="0"/>
                <w:smallCaps w:val="0"/>
                <w:strike w:val="0"/>
                <w:color w:val="ffffff"/>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ffffff"/>
            <w:sz w:val="22"/>
            <w:szCs w:val="22"/>
            <w:u w:val="none"/>
            <w:shd w:fill="auto" w:val="clear"/>
            <w:vertAlign w:val="baseline"/>
          </w:rPr>
          <m:t xml:space="preserve">+2(x+h)</m:t>
        </m:r>
      </m:oMath>
      <w:r w:rsidDel="00000000" w:rsidR="00000000" w:rsidRPr="00000000">
        <w:rPr>
          <w:rtl w:val="0"/>
        </w:rPr>
      </w:r>
    </w:p>
    <w:p w:rsidR="00000000" w:rsidDel="00000000" w:rsidP="00000000" w:rsidRDefault="00000000" w:rsidRPr="00000000" w14:paraId="000000ED">
      <w:pPr>
        <w:tabs>
          <w:tab w:val="left" w:pos="540"/>
          <w:tab w:val="left" w:pos="1080"/>
          <w:tab w:val="left" w:pos="1620"/>
        </w:tabs>
        <w:rPr/>
      </w:pPr>
      <w:r w:rsidDel="00000000" w:rsidR="00000000" w:rsidRPr="00000000">
        <w:rPr>
          <w:rtl w:val="0"/>
        </w:rPr>
      </w:r>
    </w:p>
    <w:p w:rsidR="00000000" w:rsidDel="00000000" w:rsidP="00000000" w:rsidRDefault="00000000" w:rsidRPr="00000000" w14:paraId="000000EE">
      <w:pPr>
        <w:tabs>
          <w:tab w:val="right" w:pos="9310"/>
        </w:tabs>
        <w:rPr>
          <w:b w:val="1"/>
        </w:rPr>
      </w:pPr>
      <w:r w:rsidDel="00000000" w:rsidR="00000000" w:rsidRPr="00000000">
        <w:rPr>
          <w:rtl w:val="0"/>
        </w:rPr>
      </w:r>
    </w:p>
    <w:p w:rsidR="00000000" w:rsidDel="00000000" w:rsidP="00000000" w:rsidRDefault="00000000" w:rsidRPr="00000000" w14:paraId="000000EF">
      <w:pPr>
        <w:tabs>
          <w:tab w:val="right" w:pos="9310"/>
        </w:tabs>
        <w:rPr>
          <w:b w:val="1"/>
        </w:rPr>
      </w:pPr>
      <w:r w:rsidDel="00000000" w:rsidR="00000000" w:rsidRPr="00000000">
        <w:rPr>
          <w:b w:val="1"/>
          <w:rtl w:val="0"/>
        </w:rPr>
        <w:t xml:space="preserve">Question 10 {1.3.13, 1.3.15, 1.3.16}</w:t>
        <w:tab/>
        <w:t xml:space="preserve">(8 marks)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24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 school survey of 207 students in Year 11 and Year 12, it was observed that 77 of the 102 Year 12 students studied Mathematics and the 10 students in Year 11 did not study Mathematics.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one student is selected at random from those surveyed, determine the probability that </w:t>
      </w:r>
    </w:p>
    <w:p w:rsidR="00000000" w:rsidDel="00000000" w:rsidP="00000000" w:rsidRDefault="00000000" w:rsidRPr="00000000" w14:paraId="000000F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were in Year 11. </w:t>
        <w:tab/>
        <w:t xml:space="preserve">(1 mark)</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studied Mathematics. </w:t>
        <w:tab/>
        <w:t xml:space="preserve">(1 mark)</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were in Year 12 or studied Mathematics. </w:t>
        <w:tab/>
        <w:t xml:space="preserve">(2 marks)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studied Mathematics given they were in Year 11. </w:t>
        <w:tab/>
        <w:t xml:space="preserve">(2 marks)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60" w:right="0" w:hanging="6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360"/>
        <w:jc w:val="left"/>
        <w:rPr/>
        <w:sectPr>
          <w:footerReference r:id="rId52" w:type="default"/>
          <w:footerReference r:id="rId53" w:type="even"/>
          <w:type w:val="nextPage"/>
          <w:pgSz w:h="16840" w:w="11907" w:orient="portrait"/>
          <w:pgMar w:bottom="864" w:top="864" w:left="1296" w:right="1296" w:header="706" w:footer="706"/>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Without calculating any further probabilities, is there any indication that studying Mathematics is independent of Year? Justify your answer.                                 (2 marks)</w:t>
      </w:r>
    </w:p>
    <w:p w:rsidR="00000000" w:rsidDel="00000000" w:rsidP="00000000" w:rsidRDefault="00000000" w:rsidRPr="00000000" w14:paraId="00000116">
      <w:pPr>
        <w:tabs>
          <w:tab w:val="right" w:pos="9310"/>
        </w:tabs>
        <w:rPr>
          <w:b w:val="1"/>
        </w:rPr>
      </w:pPr>
      <w:r w:rsidDel="00000000" w:rsidR="00000000" w:rsidRPr="00000000">
        <w:rPr>
          <w:b w:val="1"/>
          <w:rtl w:val="0"/>
        </w:rPr>
        <w:t xml:space="preserve">Question 11 {1.1.3, 1.1.4, 1.1.5}</w:t>
        <w:tab/>
        <w:t xml:space="preserve">(5 marks)</w:t>
      </w:r>
    </w:p>
    <w:p w:rsidR="00000000" w:rsidDel="00000000" w:rsidP="00000000" w:rsidRDefault="00000000" w:rsidRPr="00000000" w14:paraId="00000117">
      <w:pPr>
        <w:tabs>
          <w:tab w:val="left" w:pos="7938"/>
        </w:tabs>
        <w:jc w:val="both"/>
        <w:rPr/>
      </w:pPr>
      <w:r w:rsidDel="00000000" w:rsidR="00000000" w:rsidRPr="00000000">
        <w:rPr>
          <w:rtl w:val="0"/>
        </w:rPr>
      </w:r>
    </w:p>
    <w:p w:rsidR="00000000" w:rsidDel="00000000" w:rsidP="00000000" w:rsidRDefault="00000000" w:rsidRPr="00000000" w14:paraId="00000118">
      <w:pPr>
        <w:tabs>
          <w:tab w:val="right" w:pos="9356"/>
        </w:tabs>
        <w:spacing w:line="276" w:lineRule="auto"/>
        <w:jc w:val="both"/>
        <w:rPr/>
      </w:pPr>
      <w:r w:rsidDel="00000000" w:rsidR="00000000" w:rsidRPr="00000000">
        <w:rPr>
          <w:rtl w:val="0"/>
        </w:rPr>
        <w:t xml:space="preserve">Consider the graph shown:</w:t>
      </w:r>
    </w:p>
    <w:p w:rsidR="00000000" w:rsidDel="00000000" w:rsidP="00000000" w:rsidRDefault="00000000" w:rsidRPr="00000000" w14:paraId="00000119">
      <w:pPr>
        <w:jc w:val="center"/>
        <w:rPr/>
      </w:pPr>
      <w:r w:rsidDel="00000000" w:rsidR="00000000" w:rsidRPr="00000000">
        <w:rPr/>
        <w:drawing>
          <wp:inline distB="0" distT="0" distL="0" distR="0">
            <wp:extent cx="5914390" cy="3741420"/>
            <wp:effectExtent b="0" l="0" r="0" t="0"/>
            <wp:docPr descr="A picture containing object, skiing, man, boat&#10;&#10;Description automatically generated" id="2935" name="image48.png"/>
            <a:graphic>
              <a:graphicData uri="http://schemas.openxmlformats.org/drawingml/2006/picture">
                <pic:pic>
                  <pic:nvPicPr>
                    <pic:cNvPr descr="A picture containing object, skiing, man, boat&#10;&#10;Description automatically generated" id="0" name="image48.png"/>
                    <pic:cNvPicPr preferRelativeResize="0"/>
                  </pic:nvPicPr>
                  <pic:blipFill>
                    <a:blip r:embed="rId54"/>
                    <a:srcRect b="0" l="0" r="0" t="0"/>
                    <a:stretch>
                      <a:fillRect/>
                    </a:stretch>
                  </pic:blipFill>
                  <pic:spPr>
                    <a:xfrm>
                      <a:off x="0" y="0"/>
                      <a:ext cx="5914390" cy="374142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gradient of the line PQ.                                                                          (2 marks)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equation of the line RS.                                                                              (2 marks)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coordinates of point S.                                                                                (1 mark)</w:t>
      </w:r>
    </w:p>
    <w:p w:rsidR="00000000" w:rsidDel="00000000" w:rsidP="00000000" w:rsidRDefault="00000000" w:rsidRPr="00000000" w14:paraId="00000133">
      <w:pPr>
        <w:spacing w:line="276" w:lineRule="auto"/>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         </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spacing w:after="160" w:line="259" w:lineRule="auto"/>
        <w:rPr>
          <w:b w:val="1"/>
        </w:rPr>
      </w:pPr>
      <w:r w:rsidDel="00000000" w:rsidR="00000000" w:rsidRPr="00000000">
        <w:rPr>
          <w:rtl w:val="0"/>
        </w:rPr>
      </w:r>
    </w:p>
    <w:p w:rsidR="00000000" w:rsidDel="00000000" w:rsidP="00000000" w:rsidRDefault="00000000" w:rsidRPr="00000000" w14:paraId="0000013A">
      <w:pPr>
        <w:tabs>
          <w:tab w:val="right" w:pos="9310"/>
        </w:tabs>
        <w:rPr>
          <w:b w:val="1"/>
        </w:rPr>
      </w:pPr>
      <w:r w:rsidDel="00000000" w:rsidR="00000000" w:rsidRPr="00000000">
        <w:rPr>
          <w:b w:val="1"/>
          <w:rtl w:val="0"/>
        </w:rPr>
        <w:t xml:space="preserve">Question 12 {1.1.7, 1.1.10, 1.1.12}</w:t>
        <w:tab/>
        <w:t xml:space="preserve">(8 marks)</w:t>
      </w:r>
    </w:p>
    <w:p w:rsidR="00000000" w:rsidDel="00000000" w:rsidP="00000000" w:rsidRDefault="00000000" w:rsidRPr="00000000" w14:paraId="0000013B">
      <w:pPr>
        <w:tabs>
          <w:tab w:val="right" w:pos="9356"/>
        </w:tabs>
        <w:rPr>
          <w:b w:val="1"/>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your ClassPad to display parabolas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g(x)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h</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whose equations are </w:t>
      </w:r>
    </w:p>
    <w:p w:rsidR="00000000" w:rsidDel="00000000" w:rsidP="00000000" w:rsidRDefault="00000000" w:rsidRPr="00000000" w14:paraId="0000013D">
      <w:pPr>
        <w:jc w:val="center"/>
        <w:rPr>
          <w:rFonts w:ascii="Cambria Math" w:cs="Cambria Math" w:eastAsia="Cambria Math" w:hAnsi="Cambria Math"/>
        </w:rPr>
      </w:pPr>
      <w:bookmarkStart w:colFirst="0" w:colLast="0" w:name="_heading=h.2s8eyo1" w:id="9"/>
      <w:bookmarkEnd w:id="9"/>
      <m:oMath>
        <m:r>
          <w:rPr>
            <w:rFonts w:ascii="Cambria Math" w:cs="Cambria Math" w:eastAsia="Cambria Math" w:hAnsi="Cambria Math"/>
          </w:rPr>
          <m:t xml:space="preserve">     f(x)=-0.5x</m:t>
        </m:r>
        <m:d>
          <m:dPr>
            <m:begChr m:val="("/>
            <m:endChr m:val=")"/>
            <m:ctrlPr>
              <w:rPr>
                <w:rFonts w:ascii="Cambria Math" w:cs="Cambria Math" w:eastAsia="Cambria Math" w:hAnsi="Cambria Math"/>
              </w:rPr>
            </m:ctrlPr>
          </m:dPr>
          <m:e>
            <m:r>
              <w:rPr>
                <w:rFonts w:ascii="Cambria Math" w:cs="Cambria Math" w:eastAsia="Cambria Math" w:hAnsi="Cambria Math"/>
              </w:rPr>
              <m:t xml:space="preserve">x+2</m:t>
            </m:r>
          </m:e>
        </m:d>
      </m:oMath>
      <w:r w:rsidDel="00000000" w:rsidR="00000000" w:rsidRPr="00000000">
        <w:rPr>
          <w:rtl w:val="0"/>
        </w:rPr>
      </w:r>
    </w:p>
    <w:p w:rsidR="00000000" w:rsidDel="00000000" w:rsidP="00000000" w:rsidRDefault="00000000" w:rsidRPr="00000000" w14:paraId="0000013E">
      <w:pPr>
        <w:jc w:val="center"/>
        <w:rPr>
          <w:rFonts w:ascii="Cambria Math" w:cs="Cambria Math" w:eastAsia="Cambria Math" w:hAnsi="Cambria Math"/>
        </w:rPr>
      </w:pPr>
      <m:oMath>
        <m:r>
          <w:rPr>
            <w:rFonts w:ascii="Cambria Math" w:cs="Cambria Math" w:eastAsia="Cambria Math" w:hAnsi="Cambria Math"/>
          </w:rPr>
          <m:t xml:space="preserve">  g(x)=-2x(x-4)</m:t>
        </m:r>
      </m:oMath>
      <w:r w:rsidDel="00000000" w:rsidR="00000000" w:rsidRPr="00000000">
        <w:rPr>
          <w:rtl w:val="0"/>
        </w:rPr>
      </w:r>
    </w:p>
    <w:p w:rsidR="00000000" w:rsidDel="00000000" w:rsidP="00000000" w:rsidRDefault="00000000" w:rsidRPr="00000000" w14:paraId="0000013F">
      <w:pPr>
        <w:ind w:left="2880" w:firstLine="720"/>
        <w:rPr/>
      </w:pPr>
      <w:r w:rsidDel="00000000" w:rsidR="00000000" w:rsidRPr="00000000">
        <w:rPr>
          <w:rtl w:val="0"/>
        </w:rPr>
        <w:t xml:space="preserve">   </w:t>
      </w:r>
      <m:oMath>
        <m:r>
          <w:rPr>
            <w:rFonts w:ascii="Cambria Math" w:cs="Cambria Math" w:eastAsia="Cambria Math" w:hAnsi="Cambria Math"/>
          </w:rPr>
          <m:t xml:space="preserve">h</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tl w:val="0"/>
        </w:rPr>
        <w:t xml:space="preserve"> </w:t>
      </w:r>
      <m:oMath>
        <m:r>
          <w:rPr>
            <w:rFonts w:ascii="Cambria Math" w:cs="Cambria Math" w:eastAsia="Cambria Math" w:hAnsi="Cambria Math"/>
          </w:rPr>
          <m:t xml:space="preserve">=x(x-1)</m:t>
        </m:r>
      </m:oMath>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down a feature these three parabolas have in common.                            (1 mark)</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down the turning point for each parabola and state its nature.                  (3 marks)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17dp8vu" w:id="10"/>
      <w:bookmarkEnd w:i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down the equation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h</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turning point form and state the line of symmetry.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marks)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pict>
          <v:shape id="Ink 27" style="position:absolute;margin-left:318.4pt;margin-top:11.4pt;width:32.3pt;height:19.55pt;z-index:25173504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">
            <v:imagedata r:id="rId5" o:title=""/>
          </v:shape>
        </w:pic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h</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translated 2 units in the positive direction of the x axis and 2 units in the negative direction of the y axis, write down the new equation for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h</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state its new line of symmetry.</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marks)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tabs>
          <w:tab w:val="right" w:pos="9356"/>
        </w:tabs>
        <w:rPr>
          <w:b w:val="1"/>
        </w:rPr>
      </w:pPr>
      <w:r w:rsidDel="00000000" w:rsidR="00000000" w:rsidRPr="00000000">
        <w:rPr>
          <w:rtl w:val="0"/>
        </w:rPr>
      </w:r>
    </w:p>
    <w:p w:rsidR="00000000" w:rsidDel="00000000" w:rsidP="00000000" w:rsidRDefault="00000000" w:rsidRPr="00000000" w14:paraId="00000165">
      <w:pPr>
        <w:tabs>
          <w:tab w:val="right" w:pos="9356"/>
        </w:tabs>
        <w:rPr>
          <w:b w:val="1"/>
        </w:rPr>
      </w:pPr>
      <w:r w:rsidDel="00000000" w:rsidR="00000000" w:rsidRPr="00000000">
        <w:rPr>
          <w:rtl w:val="0"/>
        </w:rPr>
      </w:r>
    </w:p>
    <w:p w:rsidR="00000000" w:rsidDel="00000000" w:rsidP="00000000" w:rsidRDefault="00000000" w:rsidRPr="00000000" w14:paraId="00000166">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67">
      <w:pPr>
        <w:tabs>
          <w:tab w:val="right" w:pos="9310"/>
        </w:tabs>
        <w:rPr>
          <w:b w:val="1"/>
        </w:rPr>
      </w:pPr>
      <w:r w:rsidDel="00000000" w:rsidR="00000000" w:rsidRPr="00000000">
        <w:rPr>
          <w:b w:val="1"/>
          <w:rtl w:val="0"/>
        </w:rPr>
        <w:t xml:space="preserve">Question 13 {1.1.15}</w:t>
        <w:tab/>
        <w:t xml:space="preserve">(7 marks)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3rdcrjn" w:id="11"/>
      <w:bookmarkEnd w:id="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Sketch the graphs of the following functions. Draw and label the key features, including x- and y-intercepts, vertices, asymptotes (if relevant), showing correct general shape and behaviour.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4</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x</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-5</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 marks)</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pict>
          <v:shape id="Ink 2797" style="position:absolute;margin-left:387.7pt;margin-top:10.3pt;width:5.6pt;height:4.95pt;z-index:2547660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">
            <v:imagedata r:id="rId6" o:title=""/>
          </v:shape>
        </w:pict>
      </w:r>
      <w:r w:rsidDel="00000000" w:rsidR="00000000" w:rsidRPr="00000000">
        <w:pict>
          <v:shape id="Ink 2796" style="position:absolute;margin-left:71.65pt;margin-top:9.85pt;width:7.8pt;height:6.05pt;z-index:25476505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">
            <v:imagedata r:id="rId7" o:title=""/>
          </v:shape>
        </w:pict>
      </w:r>
      <w:r w:rsidDel="00000000" w:rsidR="00000000" w:rsidRPr="00000000">
        <w:pict>
          <v:shape id="Ink 2795" style="position:absolute;margin-left:71.65pt;margin-top:317.2999212598425pt;width:7.9pt;height:6.4pt;z-index:25476403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">
            <v:imagedata r:id="rId8" o:title=""/>
          </v:shape>
        </w:pict>
      </w:r>
      <w:r w:rsidDel="00000000" w:rsidR="00000000" w:rsidRPr="00000000">
        <w:pict>
          <v:shape id="Ink 2790" style="position:absolute;margin-left:387.45pt;margin-top:318.0pt;width:5.35pt;height:4.4pt;z-index:2547599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">
            <v:imagedata r:id="rId9" o:title=""/>
          </v:shape>
        </w:pict>
      </w:r>
    </w:p>
    <w:tbl>
      <w:tblPr>
        <w:tblStyle w:val="Table6"/>
        <w:tblW w:w="6379.0" w:type="dxa"/>
        <w:jc w:val="center"/>
        <w:tblBorders>
          <w:top w:color="000000" w:space="0" w:sz="8" w:val="single"/>
          <w:left w:color="000000" w:space="0" w:sz="0" w:val="nil"/>
          <w:bottom w:color="000000" w:space="0" w:sz="8" w:val="single"/>
          <w:right w:color="000000" w:space="0" w:sz="0" w:val="nil"/>
          <w:insideH w:color="000000" w:space="0" w:sz="0" w:val="nil"/>
          <w:insideV w:color="000000" w:space="0" w:sz="0" w:val="nil"/>
        </w:tblBorders>
        <w:tblLayout w:type="fixed"/>
        <w:tblLook w:val="0400"/>
      </w:tblPr>
      <w:tblGrid>
        <w:gridCol w:w="6379"/>
        <w:tblGridChange w:id="0">
          <w:tblGrid>
            <w:gridCol w:w="6379"/>
          </w:tblGrid>
        </w:tblGridChange>
      </w:tblGrid>
      <w:tr>
        <w:trPr>
          <w:cantSplit w:val="0"/>
          <w:trHeight w:val="5544" w:hRule="atLeast"/>
          <w:tblHeader w:val="0"/>
        </w:trPr>
        <w:tc>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26840" cy="3888740"/>
                  <wp:effectExtent b="0" l="0" r="0" t="0"/>
                  <wp:docPr descr="A close up of a building&#10;&#10;Description automatically generated" id="2938" name="image38.png"/>
                  <a:graphic>
                    <a:graphicData uri="http://schemas.openxmlformats.org/drawingml/2006/picture">
                      <pic:pic>
                        <pic:nvPicPr>
                          <pic:cNvPr descr="A close up of a building&#10;&#10;Description automatically generated" id="0" name="image38.png"/>
                          <pic:cNvPicPr preferRelativeResize="0"/>
                        </pic:nvPicPr>
                        <pic:blipFill>
                          <a:blip r:embed="rId55"/>
                          <a:srcRect b="0" l="0" r="0" t="0"/>
                          <a:stretch>
                            <a:fillRect/>
                          </a:stretch>
                        </pic:blipFill>
                        <pic:spPr>
                          <a:xfrm>
                            <a:off x="0" y="0"/>
                            <a:ext cx="3926840" cy="38887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y=3 </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ra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 marks)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136432" cy="3329802"/>
            <wp:effectExtent b="0" l="0" r="0" t="0"/>
            <wp:docPr descr="A picture containing building&#10;&#10;Description automatically generated" id="2936" name="image36.png"/>
            <a:graphic>
              <a:graphicData uri="http://schemas.openxmlformats.org/drawingml/2006/picture">
                <pic:pic>
                  <pic:nvPicPr>
                    <pic:cNvPr descr="A picture containing building&#10;&#10;Description automatically generated" id="0" name="image36.png"/>
                    <pic:cNvPicPr preferRelativeResize="0"/>
                  </pic:nvPicPr>
                  <pic:blipFill>
                    <a:blip r:embed="rId56"/>
                    <a:srcRect b="0" l="0" r="0" t="0"/>
                    <a:stretch>
                      <a:fillRect/>
                    </a:stretch>
                  </pic:blipFill>
                  <pic:spPr>
                    <a:xfrm>
                      <a:off x="0" y="0"/>
                      <a:ext cx="5136432" cy="3329802"/>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tabs>
          <w:tab w:val="right" w:pos="9310"/>
        </w:tabs>
        <w:rPr>
          <w:b w:val="1"/>
        </w:rPr>
      </w:pPr>
      <w:r w:rsidDel="00000000" w:rsidR="00000000" w:rsidRPr="00000000">
        <w:rPr>
          <w:b w:val="1"/>
          <w:rtl w:val="0"/>
        </w:rPr>
        <w:t xml:space="preserve">Question 14 {1.1.18}</w:t>
        <w:tab/>
        <w:t xml:space="preserve">(10 marks)</w:t>
      </w:r>
    </w:p>
    <w:p w:rsidR="00000000" w:rsidDel="00000000" w:rsidP="00000000" w:rsidRDefault="00000000" w:rsidRPr="00000000" w14:paraId="000001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Sketch the graph of each of the following function, labelling intercepts, point of inflection and showing the shape and behaviour as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 ∞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 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y =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 marks)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4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550369" cy="3550369"/>
            <wp:effectExtent b="0" l="0" r="0" t="0"/>
            <wp:docPr descr="A picture containing screen, building&#10;&#10;Description automatically generated" id="2937" name="image37.png"/>
            <a:graphic>
              <a:graphicData uri="http://schemas.openxmlformats.org/drawingml/2006/picture">
                <pic:pic>
                  <pic:nvPicPr>
                    <pic:cNvPr descr="A picture containing screen, building&#10;&#10;Description automatically generated" id="0" name="image37.png"/>
                    <pic:cNvPicPr preferRelativeResize="0"/>
                  </pic:nvPicPr>
                  <pic:blipFill>
                    <a:blip r:embed="rId57"/>
                    <a:srcRect b="0" l="0" r="0" t="0"/>
                    <a:stretch>
                      <a:fillRect/>
                    </a:stretch>
                  </pic:blipFill>
                  <pic:spPr>
                    <a:xfrm>
                      <a:off x="0" y="0"/>
                      <a:ext cx="3550369" cy="3550369"/>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y=2</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(3-x)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 + 4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 marks)</w:t>
      </w:r>
    </w:p>
    <w:p w:rsidR="00000000" w:rsidDel="00000000" w:rsidP="00000000" w:rsidRDefault="00000000" w:rsidRPr="00000000" w14:paraId="0000017D">
      <w:pPr>
        <w:tabs>
          <w:tab w:val="right" w:pos="9310"/>
        </w:tabs>
        <w:rPr>
          <w:b w:val="1"/>
        </w:rPr>
      </w:pPr>
      <w:r w:rsidDel="00000000" w:rsidR="00000000" w:rsidRPr="00000000">
        <w:rPr>
          <w:rtl w:val="0"/>
        </w:rPr>
      </w:r>
    </w:p>
    <w:p w:rsidR="00000000" w:rsidDel="00000000" w:rsidP="00000000" w:rsidRDefault="00000000" w:rsidRPr="00000000" w14:paraId="0000017E">
      <w:pPr>
        <w:tabs>
          <w:tab w:val="right" w:pos="9310"/>
        </w:tabs>
        <w:jc w:val="center"/>
        <w:rPr>
          <w:b w:val="1"/>
        </w:rPr>
      </w:pPr>
      <w:r w:rsidDel="00000000" w:rsidR="00000000" w:rsidRPr="00000000">
        <w:rPr>
          <w:b w:val="1"/>
          <w:rtl w:val="0"/>
        </w:rPr>
        <w:t xml:space="preserve">                        </w:t>
      </w:r>
      <w:r w:rsidDel="00000000" w:rsidR="00000000" w:rsidRPr="00000000">
        <w:rPr>
          <w:b w:val="1"/>
        </w:rPr>
        <w:drawing>
          <wp:inline distB="0" distT="0" distL="0" distR="0">
            <wp:extent cx="3759914" cy="3754900"/>
            <wp:effectExtent b="0" l="0" r="0" t="0"/>
            <wp:docPr descr="A close up of a screen&#10;&#10;Description automatically generated" id="2939" name="image43.png"/>
            <a:graphic>
              <a:graphicData uri="http://schemas.openxmlformats.org/drawingml/2006/picture">
                <pic:pic>
                  <pic:nvPicPr>
                    <pic:cNvPr descr="A close up of a screen&#10;&#10;Description automatically generated" id="0" name="image43.png"/>
                    <pic:cNvPicPr preferRelativeResize="0"/>
                  </pic:nvPicPr>
                  <pic:blipFill>
                    <a:blip r:embed="rId58"/>
                    <a:srcRect b="0" l="0" r="0" t="0"/>
                    <a:stretch>
                      <a:fillRect/>
                    </a:stretch>
                  </pic:blipFill>
                  <pic:spPr>
                    <a:xfrm>
                      <a:off x="0" y="0"/>
                      <a:ext cx="3759914" cy="37549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tabs>
          <w:tab w:val="right" w:pos="9310"/>
        </w:tabs>
        <w:rPr>
          <w:b w:val="1"/>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Express cubic function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+ 2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 +2x - 8</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its factorised form and sketch its graph, labelling all intercepts and using arrows to show its shape and general behaviour as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 →- </m:t>
        </m:r>
        <m:r>
          <w:rPr>
            <w:rFonts w:ascii="Cambria Math" w:cs="Cambria Math" w:eastAsia="Cambria Math" w:hAnsi="Cambria Math"/>
            <w:b w:val="0"/>
            <w:i w:val="0"/>
            <w:smallCaps w:val="0"/>
            <w:strike w:val="0"/>
            <w:color w:val="000000"/>
            <w:sz w:val="22"/>
            <w:szCs w:val="22"/>
            <w:u w:val="none"/>
            <w:shd w:fill="auto" w:val="clear"/>
            <w:vertAlign w:val="baseline"/>
          </w:rPr>
          <m:t>∞</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 x →</m:t>
        </m:r>
        <m:r>
          <w:rPr>
            <w:rFonts w:ascii="Cambria Math" w:cs="Cambria Math" w:eastAsia="Cambria Math" w:hAnsi="Cambria Math"/>
            <w:b w:val="0"/>
            <w:i w:val="0"/>
            <w:smallCaps w:val="0"/>
            <w:strike w:val="0"/>
            <w:color w:val="000000"/>
            <w:sz w:val="22"/>
            <w:szCs w:val="22"/>
            <w:u w:val="none"/>
            <w:shd w:fill="auto" w:val="clear"/>
            <w:vertAlign w:val="baseline"/>
          </w:rPr>
          <m:t>∞</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marks)</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pict>
          <v:shape id="Ink 2787" style="position:absolute;margin-left:33.95pt;margin-top:467.3pt;width:8.65pt;height:9.05pt;z-index:2547568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">
            <v:imagedata r:id="rId10" o:title=""/>
          </v:shape>
        </w:pict>
      </w:r>
      <w:r w:rsidDel="00000000" w:rsidR="00000000" w:rsidRPr="00000000">
        <w:pict>
          <v:shape id="Ink 30" style="position:absolute;margin-left:459.9pt;margin-top:468.35pt;width:8.05pt;height:7.15pt;z-index:25475174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">
            <v:imagedata r:id="rId11" o:title=""/>
          </v:shape>
        </w:pict>
      </w:r>
      <w:r w:rsidDel="00000000" w:rsidR="00000000" w:rsidRPr="00000000">
        <w:pict>
          <v:shape id="Ink 29" style="position:absolute;margin-left:459.55pt;margin-top:8.95pt;width:9.7pt;height:8.95pt;z-index:25475072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">
            <v:imagedata r:id="rId12" o:title=""/>
          </v:shape>
        </w:pict>
      </w:r>
      <w:r w:rsidDel="00000000" w:rsidR="00000000" w:rsidRPr="00000000">
        <w:pict>
          <v:shape id="Ink 25" style="position:absolute;margin-left:34.15pt;margin-top:7.8pt;width:8.55pt;height:8.8pt;z-index:25474764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">
            <v:imagedata r:id="rId13" o:title=""/>
          </v:shape>
        </w:pict>
      </w:r>
    </w:p>
    <w:tbl>
      <w:tblPr>
        <w:tblStyle w:val="Table7"/>
        <w:tblW w:w="8594.0" w:type="dxa"/>
        <w:jc w:val="left"/>
        <w:tblInd w:w="720.0" w:type="dxa"/>
        <w:tblBorders>
          <w:top w:color="000000" w:space="0" w:sz="12" w:val="single"/>
          <w:left w:color="000000" w:space="0" w:sz="0" w:val="nil"/>
          <w:bottom w:color="000000" w:space="0" w:sz="12" w:val="single"/>
          <w:right w:color="000000" w:space="0" w:sz="0" w:val="nil"/>
          <w:insideH w:color="000000" w:space="0" w:sz="0" w:val="nil"/>
          <w:insideV w:color="000000" w:space="0" w:sz="0" w:val="nil"/>
        </w:tblBorders>
        <w:tblLayout w:type="fixed"/>
        <w:tblLook w:val="0400"/>
      </w:tblPr>
      <w:tblGrid>
        <w:gridCol w:w="8594"/>
        <w:tblGridChange w:id="0">
          <w:tblGrid>
            <w:gridCol w:w="8594"/>
          </w:tblGrid>
        </w:tblGridChange>
      </w:tblGrid>
      <w:tr>
        <w:trPr>
          <w:cantSplit w:val="0"/>
          <w:tblHeader w:val="0"/>
        </w:trPr>
        <w:tc>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13495" cy="5795253"/>
                  <wp:effectExtent b="0" l="0" r="0" t="0"/>
                  <wp:docPr id="2940"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5313495" cy="579525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tabs>
          <w:tab w:val="right" w:pos="9310"/>
        </w:tabs>
        <w:rPr>
          <w:b w:val="1"/>
        </w:rPr>
      </w:pPr>
      <w:r w:rsidDel="00000000" w:rsidR="00000000" w:rsidRPr="00000000">
        <w:rPr>
          <w:b w:val="1"/>
          <w:rtl w:val="0"/>
        </w:rPr>
        <w:t xml:space="preserve">Question 15 {1.1.13}</w:t>
        <w:tab/>
        <w:t xml:space="preserve">(5 marks)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An online company that sells onesies has modelled their expected number of daily sales (S) against the average daily temperature (T) in </w:t>
      </w:r>
      <m:oMath>
        <m:r>
          <w:rPr>
            <w:rFonts w:ascii="Cambria Math" w:cs="Cambria Math" w:eastAsia="Cambria Math" w:hAnsi="Cambria Math"/>
          </w:rPr>
          <m:t xml:space="preserve">℃</m:t>
        </m:r>
      </m:oMath>
      <w:r w:rsidDel="00000000" w:rsidR="00000000" w:rsidRPr="00000000">
        <w:rPr>
          <w:rtl w:val="0"/>
        </w:rPr>
        <w:t xml:space="preserve">. </w:t>
      </w:r>
    </w:p>
    <w:p w:rsidR="00000000" w:rsidDel="00000000" w:rsidP="00000000" w:rsidRDefault="00000000" w:rsidRPr="00000000" w14:paraId="00000197">
      <w:pPr>
        <w:rPr/>
      </w:pPr>
      <w:r w:rsidDel="00000000" w:rsidR="00000000" w:rsidRPr="00000000">
        <w:rPr>
          <w:rtl w:val="0"/>
        </w:rPr>
        <w:t xml:space="preserve">Their model has S as inversely proportional to </w:t>
      </w:r>
      <m:oMath>
        <m:rad>
          <m:radPr>
            <m:degHide m:val="1"/>
            <m:ctrlPr>
              <w:rPr>
                <w:rFonts w:ascii="Cambria Math" w:cs="Cambria Math" w:eastAsia="Cambria Math" w:hAnsi="Cambria Math"/>
              </w:rPr>
            </m:ctrlPr>
          </m:radPr>
          <m:e>
            <m:r>
              <w:rPr>
                <w:rFonts w:ascii="Cambria Math" w:cs="Cambria Math" w:eastAsia="Cambria Math" w:hAnsi="Cambria Math"/>
              </w:rPr>
              <m:t xml:space="preserve">2T+16</m:t>
            </m:r>
          </m:e>
        </m:rad>
      </m:oMath>
      <w:r w:rsidDel="00000000" w:rsidR="00000000" w:rsidRPr="00000000">
        <w:rPr>
          <w:rtl w:val="0"/>
        </w:rPr>
        <w:t xml:space="preserve"> for </w:t>
      </w:r>
      <m:oMath>
        <m:r>
          <w:rPr>
            <w:rFonts w:ascii="Cambria Math" w:cs="Cambria Math" w:eastAsia="Cambria Math" w:hAnsi="Cambria Math"/>
          </w:rPr>
          <m:t xml:space="preserve">-5≤T≤30</m:t>
        </m:r>
      </m:oMath>
      <w:r w:rsidDel="00000000" w:rsidR="00000000" w:rsidRPr="00000000">
        <w:rPr>
          <w:rtl w:val="0"/>
        </w:rPr>
        <w:t xml:space="preserve">.</w:t>
      </w:r>
    </w:p>
    <w:p w:rsidR="00000000" w:rsidDel="00000000" w:rsidP="00000000" w:rsidRDefault="00000000" w:rsidRPr="00000000" w14:paraId="00000198">
      <w:pPr>
        <w:rPr/>
      </w:pPr>
      <w:r w:rsidDel="00000000" w:rsidR="00000000" w:rsidRPr="00000000">
        <w:rPr>
          <w:rtl w:val="0"/>
        </w:rPr>
        <w:t xml:space="preserve">On a 10</w:t>
      </w:r>
      <m:oMath>
        <m:r>
          <w:rPr>
            <w:rFonts w:ascii="Cambria Math" w:cs="Cambria Math" w:eastAsia="Cambria Math" w:hAnsi="Cambria Math"/>
          </w:rPr>
          <m:t xml:space="preserve">℃</m:t>
        </m:r>
      </m:oMath>
      <w:r w:rsidDel="00000000" w:rsidR="00000000" w:rsidRPr="00000000">
        <w:rPr>
          <w:rtl w:val="0"/>
        </w:rPr>
        <w:t xml:space="preserve"> day in August they sold 20 onesies.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relationship between S and T. </w:t>
        <w:tab/>
        <w:tab/>
        <w:t xml:space="preserve">           </w:t>
        <w:tab/>
        <w:t xml:space="preserve">                   (3 marks)</w:t>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number of expected sales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tomorrow if the average forecasted temperature is 29.</w:t>
        <w:tab/>
        <w:tab/>
        <w:tab/>
        <w:tab/>
        <w:tab/>
        <w:tab/>
        <w:tab/>
        <w:t xml:space="preserve">                   (2 marks)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rPr/>
      </w:pPr>
      <w:r w:rsidDel="00000000" w:rsidR="00000000" w:rsidRPr="00000000">
        <w:br w:type="page"/>
      </w:r>
      <w:r w:rsidDel="00000000" w:rsidR="00000000" w:rsidRPr="00000000">
        <w:rPr>
          <w:rtl w:val="0"/>
        </w:rPr>
      </w:r>
    </w:p>
    <w:p w:rsidR="00000000" w:rsidDel="00000000" w:rsidP="00000000" w:rsidRDefault="00000000" w:rsidRPr="00000000" w14:paraId="000001B7">
      <w:pPr>
        <w:tabs>
          <w:tab w:val="right" w:pos="9310"/>
        </w:tabs>
        <w:rPr>
          <w:b w:val="1"/>
        </w:rPr>
      </w:pPr>
      <w:r w:rsidDel="00000000" w:rsidR="00000000" w:rsidRPr="00000000">
        <w:rPr>
          <w:b w:val="1"/>
          <w:rtl w:val="0"/>
        </w:rPr>
        <w:t xml:space="preserve">Question 16 {1.1.14}</w:t>
        <w:tab/>
        <w:t xml:space="preserve">(10 marks)</w:t>
      </w:r>
    </w:p>
    <w:p w:rsidR="00000000" w:rsidDel="00000000" w:rsidP="00000000" w:rsidRDefault="00000000" w:rsidRPr="00000000" w14:paraId="000001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all the asymptotes on each graph below then determine each equation of the rectangular hyperbola:</w:t>
        <w:tab/>
        <w:tab/>
        <w:tab/>
      </w:r>
    </w:p>
    <w:p w:rsidR="00000000" w:rsidDel="00000000" w:rsidP="00000000" w:rsidRDefault="00000000" w:rsidRPr="00000000" w14:paraId="000001B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 marks)</w:t>
      </w:r>
    </w:p>
    <w:p w:rsidR="00000000" w:rsidDel="00000000" w:rsidP="00000000" w:rsidRDefault="00000000" w:rsidRPr="00000000" w14:paraId="000001BA">
      <w:pPr>
        <w:rPr/>
      </w:pPr>
      <w:r w:rsidDel="00000000" w:rsidR="00000000" w:rsidRPr="00000000">
        <w:rPr>
          <w:rtl w:val="0"/>
        </w:rPr>
        <w:t xml:space="preserve">           </w:t>
      </w:r>
      <w:r w:rsidDel="00000000" w:rsidR="00000000" w:rsidRPr="00000000">
        <w:rPr/>
        <w:pict>
          <v:shape id="_x0000_i1027" style="width:223.75pt;height:227.75pt" o:ole="" type="#_x0000_t75">
            <v:imagedata r:id="rId14" o:title=""/>
          </v:shape>
          <o:OLEObject DrawAspect="Content" r:id="rId15" ObjectID="_1653248177" ProgID="FXDraw.Graphic" ShapeID="_x0000_i1027" Type="Embed"/>
        </w:pict>
      </w: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 marks)</w:t>
      </w:r>
    </w:p>
    <w:p w:rsidR="00000000" w:rsidDel="00000000" w:rsidP="00000000" w:rsidRDefault="00000000" w:rsidRPr="00000000" w14:paraId="000001BD">
      <w:pPr>
        <w:rPr>
          <w:b w:val="1"/>
        </w:rPr>
      </w:pPr>
      <w:r w:rsidDel="00000000" w:rsidR="00000000" w:rsidRPr="00000000">
        <w:rPr>
          <w:rtl w:val="0"/>
        </w:rPr>
        <w:t xml:space="preserve">           </w:t>
      </w:r>
      <w:r w:rsidDel="00000000" w:rsidR="00000000" w:rsidRPr="00000000">
        <w:rPr/>
        <w:pict>
          <v:shape id="_x0000_i1028" style="width:225.05pt;height:229.6pt" o:ole="" type="#_x0000_t75">
            <v:imagedata r:id="rId16" o:title=""/>
          </v:shape>
          <o:OLEObject DrawAspect="Content" r:id="rId17" ObjectID="_1653248178" ProgID="FXDraw.Graphic" ShapeID="_x0000_i1028" Type="Embed"/>
        </w:pic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 the table below.</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marks)</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bl>
      <w:tblPr>
        <w:tblStyle w:val="Table8"/>
        <w:tblW w:w="86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994"/>
        <w:gridCol w:w="1701"/>
        <w:gridCol w:w="1560"/>
        <w:gridCol w:w="1616"/>
        <w:gridCol w:w="1743"/>
        <w:tblGridChange w:id="0">
          <w:tblGrid>
            <w:gridCol w:w="1994"/>
            <w:gridCol w:w="1701"/>
            <w:gridCol w:w="1560"/>
            <w:gridCol w:w="1616"/>
            <w:gridCol w:w="1743"/>
          </w:tblGrid>
        </w:tblGridChange>
      </w:tblGrid>
      <w:tr>
        <w:trPr>
          <w:cantSplit w:val="0"/>
          <w:tblHeader w:val="0"/>
        </w:trPr>
        <w:tc>
          <w:tcPr>
            <w:vMerge w:val="restart"/>
          </w:tcPr>
          <w:p w:rsidR="00000000" w:rsidDel="00000000" w:rsidP="00000000" w:rsidRDefault="00000000" w:rsidRPr="00000000" w14:paraId="000001C3">
            <w:pPr>
              <w:jc w:val="center"/>
              <w:rPr>
                <w:b w:val="1"/>
              </w:rPr>
            </w:pPr>
            <w:r w:rsidDel="00000000" w:rsidR="00000000" w:rsidRPr="00000000">
              <w:rPr>
                <w:b w:val="1"/>
                <w:rtl w:val="0"/>
              </w:rPr>
              <w:t xml:space="preserve">Curve</w:t>
            </w:r>
          </w:p>
        </w:tc>
        <w:tc>
          <w:tcPr>
            <w:vMerge w:val="restart"/>
          </w:tcPr>
          <w:p w:rsidR="00000000" w:rsidDel="00000000" w:rsidP="00000000" w:rsidRDefault="00000000" w:rsidRPr="00000000" w14:paraId="000001C4">
            <w:pPr>
              <w:jc w:val="center"/>
              <w:rPr>
                <w:b w:val="1"/>
              </w:rPr>
            </w:pPr>
            <w:r w:rsidDel="00000000" w:rsidR="00000000" w:rsidRPr="00000000">
              <w:rPr>
                <w:b w:val="1"/>
                <w:rtl w:val="0"/>
              </w:rPr>
              <w:t xml:space="preserve">x-intercept</w:t>
            </w:r>
          </w:p>
        </w:tc>
        <w:tc>
          <w:tcPr>
            <w:vMerge w:val="restart"/>
          </w:tcPr>
          <w:p w:rsidR="00000000" w:rsidDel="00000000" w:rsidP="00000000" w:rsidRDefault="00000000" w:rsidRPr="00000000" w14:paraId="000001C5">
            <w:pPr>
              <w:jc w:val="center"/>
              <w:rPr>
                <w:b w:val="1"/>
              </w:rPr>
            </w:pPr>
            <w:r w:rsidDel="00000000" w:rsidR="00000000" w:rsidRPr="00000000">
              <w:rPr>
                <w:b w:val="1"/>
                <w:rtl w:val="0"/>
              </w:rPr>
              <w:t xml:space="preserve">y-intercept</w:t>
            </w:r>
          </w:p>
        </w:tc>
        <w:tc>
          <w:tcPr>
            <w:gridSpan w:val="2"/>
          </w:tcPr>
          <w:p w:rsidR="00000000" w:rsidDel="00000000" w:rsidP="00000000" w:rsidRDefault="00000000" w:rsidRPr="00000000" w14:paraId="000001C6">
            <w:pPr>
              <w:jc w:val="center"/>
              <w:rPr>
                <w:b w:val="1"/>
              </w:rPr>
            </w:pPr>
            <w:r w:rsidDel="00000000" w:rsidR="00000000" w:rsidRPr="00000000">
              <w:rPr>
                <w:b w:val="1"/>
                <w:rtl w:val="0"/>
              </w:rPr>
              <w:t xml:space="preserve">Asymptote parallel to the</w:t>
            </w:r>
          </w:p>
        </w:tc>
      </w:tr>
      <w:tr>
        <w:trPr>
          <w:cantSplit w:val="0"/>
          <w:tblHeader w:val="0"/>
        </w:trPr>
        <w:tc>
          <w:tcPr>
            <w:vMerge w:val="continue"/>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CB">
            <w:pPr>
              <w:jc w:val="center"/>
              <w:rPr>
                <w:b w:val="1"/>
              </w:rPr>
            </w:pPr>
            <w:r w:rsidDel="00000000" w:rsidR="00000000" w:rsidRPr="00000000">
              <w:rPr>
                <w:b w:val="1"/>
                <w:rtl w:val="0"/>
              </w:rPr>
              <w:t xml:space="preserve">x-axis</w:t>
            </w:r>
          </w:p>
        </w:tc>
        <w:tc>
          <w:tcPr/>
          <w:p w:rsidR="00000000" w:rsidDel="00000000" w:rsidP="00000000" w:rsidRDefault="00000000" w:rsidRPr="00000000" w14:paraId="000001CC">
            <w:pPr>
              <w:jc w:val="center"/>
              <w:rPr>
                <w:b w:val="1"/>
              </w:rPr>
            </w:pPr>
            <w:r w:rsidDel="00000000" w:rsidR="00000000" w:rsidRPr="00000000">
              <w:rPr>
                <w:b w:val="1"/>
                <w:rtl w:val="0"/>
              </w:rPr>
              <w:t xml:space="preserve">y-axis</w:t>
            </w:r>
          </w:p>
        </w:tc>
      </w:tr>
      <w:tr>
        <w:trPr>
          <w:cantSplit w:val="0"/>
          <w:trHeight w:val="702" w:hRule="atLeast"/>
          <w:tblHeader w:val="0"/>
        </w:trPr>
        <w:tc>
          <w:tcPr/>
          <w:p w:rsidR="00000000" w:rsidDel="00000000" w:rsidP="00000000" w:rsidRDefault="00000000" w:rsidRPr="00000000" w14:paraId="000001CD">
            <w:pPr>
              <w:jc w:val="left"/>
              <w:rPr>
                <w:rFonts w:ascii="Cambria Math" w:cs="Cambria Math" w:eastAsia="Cambria Math" w:hAnsi="Cambria Math"/>
              </w:rPr>
            </w:pPr>
            <m:oMath>
              <m:r>
                <w:rPr>
                  <w:rFonts w:ascii="Cambria Math" w:cs="Cambria Math" w:eastAsia="Cambria Math" w:hAnsi="Cambria Math"/>
                </w:rPr>
                <m:t xml:space="preserve">        y=</m:t>
              </m:r>
              <m:f>
                <m:fPr>
                  <m:ctrlPr>
                    <w:rPr>
                      <w:rFonts w:ascii="Cambria Math" w:cs="Cambria Math" w:eastAsia="Cambria Math" w:hAnsi="Cambria Math"/>
                    </w:rPr>
                  </m:ctrlPr>
                </m:fPr>
                <m:num>
                  <m:r>
                    <w:rPr>
                      <w:rFonts w:ascii="Cambria Math" w:cs="Cambria Math" w:eastAsia="Cambria Math" w:hAnsi="Cambria Math"/>
                    </w:rPr>
                    <m:t xml:space="preserve">6</m:t>
                  </m:r>
                </m:num>
                <m:den>
                  <m:r>
                    <w:rPr>
                      <w:rFonts w:ascii="Cambria Math" w:cs="Cambria Math" w:eastAsia="Cambria Math" w:hAnsi="Cambria Math"/>
                    </w:rPr>
                    <m:t xml:space="preserve">x-2</m:t>
                  </m:r>
                </m:den>
              </m:f>
              <m:r>
                <w:rPr>
                  <w:rFonts w:ascii="Cambria Math" w:cs="Cambria Math" w:eastAsia="Cambria Math" w:hAnsi="Cambria Math"/>
                </w:rPr>
                <m:t xml:space="preserve">-3</m:t>
              </m:r>
            </m:oMath>
            <w:r w:rsidDel="00000000" w:rsidR="00000000" w:rsidRPr="00000000">
              <w:rPr>
                <w:rtl w:val="0"/>
              </w:rPr>
            </w:r>
          </w:p>
        </w:tc>
        <w:tc>
          <w:tcPr/>
          <w:p w:rsidR="00000000" w:rsidDel="00000000" w:rsidP="00000000" w:rsidRDefault="00000000" w:rsidRPr="00000000" w14:paraId="000001CE">
            <w:pPr>
              <w:rPr/>
            </w:pPr>
            <w:r w:rsidDel="00000000" w:rsidR="00000000" w:rsidRPr="00000000">
              <w:rPr>
                <w:rtl w:val="0"/>
              </w:rPr>
              <w:t xml:space="preserve">     </w:t>
            </w:r>
          </w:p>
        </w:tc>
        <w:tc>
          <w:tcPr/>
          <w:p w:rsidR="00000000" w:rsidDel="00000000" w:rsidP="00000000" w:rsidRDefault="00000000" w:rsidRPr="00000000" w14:paraId="000001CF">
            <w:pPr>
              <w:rPr/>
            </w:pPr>
            <w:r w:rsidDel="00000000" w:rsidR="00000000" w:rsidRPr="00000000">
              <w:rPr>
                <w:rtl w:val="0"/>
              </w:rPr>
              <w:t xml:space="preserve">   </w:t>
            </w:r>
          </w:p>
        </w:tc>
        <w:tc>
          <w:tcPr/>
          <w:p w:rsidR="00000000" w:rsidDel="00000000" w:rsidP="00000000" w:rsidRDefault="00000000" w:rsidRPr="00000000" w14:paraId="000001D0">
            <w:pPr>
              <w:rPr/>
            </w:pPr>
            <w:r w:rsidDel="00000000" w:rsidR="00000000" w:rsidRPr="00000000">
              <w:rPr>
                <w:rtl w:val="0"/>
              </w:rPr>
              <w:t xml:space="preserve">      </w:t>
            </w:r>
          </w:p>
        </w:tc>
        <w:tc>
          <w:tcPr/>
          <w:p w:rsidR="00000000" w:rsidDel="00000000" w:rsidP="00000000" w:rsidRDefault="00000000" w:rsidRPr="00000000" w14:paraId="000001D1">
            <w:pPr>
              <w:rPr/>
            </w:pPr>
            <w:r w:rsidDel="00000000" w:rsidR="00000000" w:rsidRPr="00000000">
              <w:rPr>
                <w:rtl w:val="0"/>
              </w:rPr>
              <w:t xml:space="preserve">     </w:t>
            </w:r>
          </w:p>
        </w:tc>
      </w:tr>
      <w:tr>
        <w:trPr>
          <w:cantSplit w:val="0"/>
          <w:trHeight w:val="702" w:hRule="atLeast"/>
          <w:tblHeader w:val="0"/>
        </w:trPr>
        <w:tc>
          <w:tcPr/>
          <w:p w:rsidR="00000000" w:rsidDel="00000000" w:rsidP="00000000" w:rsidRDefault="00000000" w:rsidRPr="00000000" w14:paraId="000001D2">
            <w:pPr>
              <w:jc w:val="center"/>
              <w:rPr>
                <w:rFonts w:ascii="Cambria Math" w:cs="Cambria Math" w:eastAsia="Cambria Math" w:hAnsi="Cambria Math"/>
              </w:rPr>
            </w:pPr>
            <m:oMath>
              <m:r>
                <w:rPr>
                  <w:rFonts w:ascii="Cambria Math" w:cs="Cambria Math" w:eastAsia="Cambria Math" w:hAnsi="Cambria Math"/>
                </w:rPr>
                <m:t xml:space="preserve">y=</m:t>
              </m:r>
              <m:f>
                <m:fPr>
                  <m:ctrlPr>
                    <w:rPr>
                      <w:rFonts w:ascii="Cambria Math" w:cs="Cambria Math" w:eastAsia="Cambria Math" w:hAnsi="Cambria Math"/>
                    </w:rPr>
                  </m:ctrlPr>
                </m:fPr>
                <m:num>
                  <m:r>
                    <w:rPr>
                      <w:rFonts w:ascii="Cambria Math" w:cs="Cambria Math" w:eastAsia="Cambria Math" w:hAnsi="Cambria Math"/>
                    </w:rPr>
                    <m:t xml:space="preserve">-9</m:t>
                  </m:r>
                </m:num>
                <m:den>
                  <m:r>
                    <w:rPr>
                      <w:rFonts w:ascii="Cambria Math" w:cs="Cambria Math" w:eastAsia="Cambria Math" w:hAnsi="Cambria Math"/>
                    </w:rPr>
                    <m:t xml:space="preserve">x+3</m:t>
                  </m:r>
                </m:den>
              </m:f>
            </m:oMath>
            <w:r w:rsidDel="00000000" w:rsidR="00000000" w:rsidRPr="00000000">
              <w:rPr>
                <w:rtl w:val="0"/>
              </w:rPr>
            </w:r>
          </w:p>
        </w:tc>
        <w:tc>
          <w:tcPr/>
          <w:p w:rsidR="00000000" w:rsidDel="00000000" w:rsidP="00000000" w:rsidRDefault="00000000" w:rsidRPr="00000000" w14:paraId="000001D3">
            <w:pPr>
              <w:rPr/>
            </w:pPr>
            <w:r w:rsidDel="00000000" w:rsidR="00000000" w:rsidRPr="00000000">
              <w:rPr>
                <w:rtl w:val="0"/>
              </w:rPr>
              <w:t xml:space="preserve">     </w:t>
            </w:r>
          </w:p>
        </w:tc>
        <w:tc>
          <w:tcPr/>
          <w:p w:rsidR="00000000" w:rsidDel="00000000" w:rsidP="00000000" w:rsidRDefault="00000000" w:rsidRPr="00000000" w14:paraId="000001D4">
            <w:pPr>
              <w:rPr/>
            </w:pPr>
            <w:r w:rsidDel="00000000" w:rsidR="00000000" w:rsidRPr="00000000">
              <w:rPr>
                <w:rtl w:val="0"/>
              </w:rPr>
              <w:t xml:space="preserve">   </w:t>
            </w:r>
          </w:p>
        </w:tc>
        <w:tc>
          <w:tcPr/>
          <w:p w:rsidR="00000000" w:rsidDel="00000000" w:rsidP="00000000" w:rsidRDefault="00000000" w:rsidRPr="00000000" w14:paraId="000001D5">
            <w:pPr>
              <w:rPr/>
            </w:pPr>
            <w:r w:rsidDel="00000000" w:rsidR="00000000" w:rsidRPr="00000000">
              <w:rPr>
                <w:rtl w:val="0"/>
              </w:rPr>
              <w:t xml:space="preserve">       </w:t>
            </w:r>
          </w:p>
        </w:tc>
        <w:tc>
          <w:tcPr/>
          <w:p w:rsidR="00000000" w:rsidDel="00000000" w:rsidP="00000000" w:rsidRDefault="00000000" w:rsidRPr="00000000" w14:paraId="000001D6">
            <w:pPr>
              <w:rPr/>
            </w:pPr>
            <w:r w:rsidDel="00000000" w:rsidR="00000000" w:rsidRPr="00000000">
              <w:rPr>
                <w:rtl w:val="0"/>
              </w:rPr>
              <w:t xml:space="preserve">    </w:t>
            </w:r>
          </w:p>
        </w:tc>
      </w:tr>
    </w:tbl>
    <w:p w:rsidR="00000000" w:rsidDel="00000000" w:rsidP="00000000" w:rsidRDefault="00000000" w:rsidRPr="00000000" w14:paraId="000001D7">
      <w:pPr>
        <w:tabs>
          <w:tab w:val="right" w:pos="9310"/>
        </w:tabs>
        <w:rPr>
          <w:b w:val="1"/>
        </w:rPr>
      </w:pPr>
      <w:r w:rsidDel="00000000" w:rsidR="00000000" w:rsidRPr="00000000">
        <w:rPr>
          <w:rtl w:val="0"/>
        </w:rPr>
      </w:r>
    </w:p>
    <w:p w:rsidR="00000000" w:rsidDel="00000000" w:rsidP="00000000" w:rsidRDefault="00000000" w:rsidRPr="00000000" w14:paraId="000001D8">
      <w:pPr>
        <w:tabs>
          <w:tab w:val="right" w:pos="9310"/>
        </w:tabs>
        <w:rPr>
          <w:b w:val="1"/>
        </w:rPr>
      </w:pPr>
      <w:r w:rsidDel="00000000" w:rsidR="00000000" w:rsidRPr="00000000">
        <w:rPr>
          <w:b w:val="1"/>
          <w:rtl w:val="0"/>
        </w:rPr>
        <w:t xml:space="preserve">Question 17 </w:t>
      </w:r>
      <w:r w:rsidDel="00000000" w:rsidR="00000000" w:rsidRPr="00000000">
        <w:rPr>
          <w:b w:val="1"/>
          <w:sz w:val="24"/>
          <w:szCs w:val="24"/>
          <w:rtl w:val="0"/>
        </w:rPr>
        <w:t xml:space="preserve">{1.1.10}</w:t>
      </w:r>
      <w:r w:rsidDel="00000000" w:rsidR="00000000" w:rsidRPr="00000000">
        <w:rPr>
          <w:b w:val="1"/>
          <w:rtl w:val="0"/>
        </w:rPr>
        <w:tab/>
        <w:t xml:space="preserve">(7 marks)</w:t>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rPr>
          <w:sz w:val="24"/>
          <w:szCs w:val="24"/>
        </w:rPr>
      </w:pPr>
      <w:r w:rsidDel="00000000" w:rsidR="00000000" w:rsidRPr="00000000">
        <w:rPr>
          <w:sz w:val="24"/>
          <w:szCs w:val="24"/>
          <w:rtl w:val="0"/>
        </w:rPr>
        <w:t xml:space="preserve">A C-9 jet utilised by NASA enters a parabolic flight at an altitude of 9200m to simulate zero gravity. For the duration of the zero-gravity flight, its altitude </w:t>
      </w:r>
      <m:oMath>
        <m:r>
          <w:rPr>
            <w:rFonts w:ascii="Cambria Math" w:cs="Cambria Math" w:eastAsia="Cambria Math" w:hAnsi="Cambria Math"/>
            <w:sz w:val="24"/>
            <w:szCs w:val="24"/>
          </w:rPr>
          <m:t xml:space="preserve">A</m:t>
        </m:r>
      </m:oMath>
      <w:r w:rsidDel="00000000" w:rsidR="00000000" w:rsidRPr="00000000">
        <w:rPr>
          <w:sz w:val="24"/>
          <w:szCs w:val="24"/>
          <w:rtl w:val="0"/>
        </w:rPr>
        <w:t xml:space="preserve"> in metres can be represented as a function of time </w:t>
      </w:r>
      <m:oMath>
        <m:r>
          <w:rPr>
            <w:rFonts w:ascii="Cambria Math" w:cs="Cambria Math" w:eastAsia="Cambria Math" w:hAnsi="Cambria Math"/>
            <w:sz w:val="24"/>
            <w:szCs w:val="24"/>
          </w:rPr>
          <m:t xml:space="preserve">t</m:t>
        </m:r>
      </m:oMath>
      <w:r w:rsidDel="00000000" w:rsidR="00000000" w:rsidRPr="00000000">
        <w:rPr>
          <w:sz w:val="24"/>
          <w:szCs w:val="24"/>
          <w:rtl w:val="0"/>
        </w:rPr>
        <w:t xml:space="preserve"> in seconds as follows:</w:t>
      </w:r>
    </w:p>
    <w:p w:rsidR="00000000" w:rsidDel="00000000" w:rsidP="00000000" w:rsidRDefault="00000000" w:rsidRPr="00000000" w14:paraId="000001DB">
      <w:pPr>
        <w:rPr>
          <w:sz w:val="6"/>
          <w:szCs w:val="6"/>
        </w:rPr>
      </w:pPr>
      <w:r w:rsidDel="00000000" w:rsidR="00000000" w:rsidRPr="00000000">
        <w:rPr>
          <w:rtl w:val="0"/>
        </w:rPr>
      </w:r>
    </w:p>
    <w:p w:rsidR="00000000" w:rsidDel="00000000" w:rsidP="00000000" w:rsidRDefault="00000000" w:rsidRPr="00000000" w14:paraId="000001DC">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A(t)=a</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t</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+bt+c</m:t>
        </m:r>
      </m:oMath>
      <w:r w:rsidDel="00000000" w:rsidR="00000000" w:rsidRPr="00000000">
        <w:rPr>
          <w:rtl w:val="0"/>
        </w:rPr>
      </w:r>
    </w:p>
    <w:p w:rsidR="00000000" w:rsidDel="00000000" w:rsidP="00000000" w:rsidRDefault="00000000" w:rsidRPr="00000000" w14:paraId="000001DD">
      <w:pPr>
        <w:rPr>
          <w:sz w:val="12"/>
          <w:szCs w:val="12"/>
        </w:rPr>
      </w:pP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Given that the function passes through the points </w:t>
      </w:r>
      <m:oMath>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2, 9400</m:t>
            </m:r>
          </m:e>
        </m:d>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w:t>
      </w:r>
      <m:oMath>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4, 9560</m:t>
            </m:r>
          </m:e>
        </m:d>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determine the values of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c</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(3 marks)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is the maximum altitude reached by the jet? State the maximum altitude.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marks)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Given that the plane exits the parabolic flight at the same altitude it begins at, what is the duration of the zero-gravity simulation?                                 (2 marks)</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spacing w:after="160" w:line="259" w:lineRule="auto"/>
        <w:rPr/>
      </w:pPr>
      <w:r w:rsidDel="00000000" w:rsidR="00000000" w:rsidRPr="00000000">
        <w:rPr>
          <w:rtl w:val="0"/>
        </w:rPr>
      </w:r>
    </w:p>
    <w:p w:rsidR="00000000" w:rsidDel="00000000" w:rsidP="00000000" w:rsidRDefault="00000000" w:rsidRPr="00000000" w14:paraId="0000020B">
      <w:pPr>
        <w:tabs>
          <w:tab w:val="right" w:pos="9310"/>
        </w:tabs>
        <w:rPr>
          <w:b w:val="1"/>
        </w:rPr>
      </w:pPr>
      <w:r w:rsidDel="00000000" w:rsidR="00000000" w:rsidRPr="00000000">
        <w:rPr>
          <w:b w:val="1"/>
          <w:rtl w:val="0"/>
        </w:rPr>
        <w:t xml:space="preserve">Question 18 {1.1.26, 1.1.27}</w:t>
        <w:tab/>
        <w:t xml:space="preserve">(11 marks)</w:t>
      </w:r>
    </w:p>
    <w:p w:rsidR="00000000" w:rsidDel="00000000" w:rsidP="00000000" w:rsidRDefault="00000000" w:rsidRPr="00000000" w14:paraId="000002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310"/>
        </w:tabs>
        <w:spacing w:after="0" w:before="24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f(x)=</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right" w:pos="9310"/>
        </w:tabs>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equation of the new function if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translated 4 units to the right and 3 units down? What are the coordinates of the point of inflection?                                                                             </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144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marks)</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tabs>
          <w:tab w:val="right" w:pos="9310"/>
        </w:tabs>
        <w:rPr/>
      </w:pPr>
      <w:r w:rsidDel="00000000" w:rsidR="00000000" w:rsidRPr="00000000">
        <w:rPr>
          <w:rtl w:val="0"/>
        </w:rPr>
      </w:r>
    </w:p>
    <w:p w:rsidR="00000000" w:rsidDel="00000000" w:rsidP="00000000" w:rsidRDefault="00000000" w:rsidRPr="00000000" w14:paraId="000002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right" w:pos="9310"/>
        </w:tabs>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coordinates of the point of inflection of the function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f(2x+1)</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10"/>
        </w:tabs>
        <w:spacing w:after="0" w:before="0" w:line="240" w:lineRule="auto"/>
        <w:ind w:left="144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marks)</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tabs>
          <w:tab w:val="right" w:pos="9310"/>
        </w:tabs>
        <w:rPr>
          <w:b w:val="1"/>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tabs>
          <w:tab w:val="right" w:pos="9356"/>
        </w:tabs>
        <w:rPr>
          <w:b w:val="1"/>
        </w:rPr>
      </w:pPr>
      <w:r w:rsidDel="00000000" w:rsidR="00000000" w:rsidRPr="00000000">
        <w:rPr>
          <w:rtl w:val="0"/>
        </w:rPr>
      </w:r>
    </w:p>
    <w:p w:rsidR="00000000" w:rsidDel="00000000" w:rsidP="00000000" w:rsidRDefault="00000000" w:rsidRPr="00000000" w14:paraId="0000021E">
      <w:pPr>
        <w:tabs>
          <w:tab w:val="right" w:pos="9356"/>
        </w:tabs>
        <w:rPr>
          <w:b w:val="1"/>
        </w:rPr>
      </w:pPr>
      <w:r w:rsidDel="00000000" w:rsidR="00000000" w:rsidRPr="00000000">
        <w:rPr>
          <w:rtl w:val="0"/>
        </w:rPr>
      </w:r>
    </w:p>
    <w:p w:rsidR="00000000" w:rsidDel="00000000" w:rsidP="00000000" w:rsidRDefault="00000000" w:rsidRPr="00000000" w14:paraId="0000021F">
      <w:pPr>
        <w:tabs>
          <w:tab w:val="right" w:pos="9356"/>
        </w:tabs>
        <w:rPr>
          <w:b w:val="1"/>
        </w:rPr>
      </w:pPr>
      <w:r w:rsidDel="00000000" w:rsidR="00000000" w:rsidRPr="00000000">
        <w:rPr>
          <w:rtl w:val="0"/>
        </w:rPr>
      </w:r>
    </w:p>
    <w:p w:rsidR="00000000" w:rsidDel="00000000" w:rsidP="00000000" w:rsidRDefault="00000000" w:rsidRPr="00000000" w14:paraId="00000220">
      <w:pPr>
        <w:tabs>
          <w:tab w:val="right" w:pos="9356"/>
        </w:tabs>
        <w:rPr>
          <w:b w:val="1"/>
        </w:rPr>
      </w:pPr>
      <w:r w:rsidDel="00000000" w:rsidR="00000000" w:rsidRPr="00000000">
        <w:rPr>
          <w:rtl w:val="0"/>
        </w:rPr>
      </w:r>
    </w:p>
    <w:p w:rsidR="00000000" w:rsidDel="00000000" w:rsidP="00000000" w:rsidRDefault="00000000" w:rsidRPr="00000000" w14:paraId="00000221">
      <w:pPr>
        <w:tabs>
          <w:tab w:val="right" w:pos="9356"/>
        </w:tabs>
        <w:rPr>
          <w:b w:val="1"/>
        </w:rPr>
      </w:pPr>
      <w:r w:rsidDel="00000000" w:rsidR="00000000" w:rsidRPr="00000000">
        <w:rPr>
          <w:rtl w:val="0"/>
        </w:rPr>
      </w:r>
    </w:p>
    <w:p w:rsidR="00000000" w:rsidDel="00000000" w:rsidP="00000000" w:rsidRDefault="00000000" w:rsidRPr="00000000" w14:paraId="00000222">
      <w:pPr>
        <w:tabs>
          <w:tab w:val="right" w:pos="9356"/>
        </w:tabs>
        <w:rPr>
          <w:b w:val="1"/>
        </w:rPr>
      </w:pPr>
      <w:r w:rsidDel="00000000" w:rsidR="00000000" w:rsidRPr="00000000">
        <w:rPr>
          <w:rtl w:val="0"/>
        </w:rPr>
      </w:r>
    </w:p>
    <w:p w:rsidR="00000000" w:rsidDel="00000000" w:rsidP="00000000" w:rsidRDefault="00000000" w:rsidRPr="00000000" w14:paraId="00000223">
      <w:pPr>
        <w:tabs>
          <w:tab w:val="right" w:pos="9356"/>
        </w:tabs>
        <w:rPr>
          <w:b w:val="1"/>
        </w:rPr>
      </w:pPr>
      <w:r w:rsidDel="00000000" w:rsidR="00000000" w:rsidRPr="00000000">
        <w:rPr>
          <w:rtl w:val="0"/>
        </w:rPr>
      </w:r>
    </w:p>
    <w:p w:rsidR="00000000" w:rsidDel="00000000" w:rsidP="00000000" w:rsidRDefault="00000000" w:rsidRPr="00000000" w14:paraId="000002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the sequence of graphical transformation(s) which occurs if:</w:t>
      </w:r>
    </w:p>
    <w:p w:rsidR="00000000" w:rsidDel="00000000" w:rsidP="00000000" w:rsidRDefault="00000000" w:rsidRPr="00000000" w14:paraId="000002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g(x)→g(2x-2)</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 marks)</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h</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h</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3</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x+</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3</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-1</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 marks)</w:t>
      </w:r>
    </w:p>
    <w:p w:rsidR="00000000" w:rsidDel="00000000" w:rsidP="00000000" w:rsidRDefault="00000000" w:rsidRPr="00000000" w14:paraId="00000231">
      <w:pPr>
        <w:tabs>
          <w:tab w:val="right" w:pos="9356"/>
        </w:tabs>
        <w:rPr>
          <w:b w:val="1"/>
        </w:rPr>
      </w:pPr>
      <w:r w:rsidDel="00000000" w:rsidR="00000000" w:rsidRPr="00000000">
        <w:rPr>
          <w:rtl w:val="0"/>
        </w:rPr>
      </w:r>
    </w:p>
    <w:p w:rsidR="00000000" w:rsidDel="00000000" w:rsidP="00000000" w:rsidRDefault="00000000" w:rsidRPr="00000000" w14:paraId="00000232">
      <w:pPr>
        <w:tabs>
          <w:tab w:val="right" w:pos="9356"/>
        </w:tabs>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33">
      <w:pPr>
        <w:tabs>
          <w:tab w:val="right" w:pos="9356"/>
        </w:tabs>
        <w:rPr/>
      </w:pPr>
      <w:r w:rsidDel="00000000" w:rsidR="00000000" w:rsidRPr="00000000">
        <w:rPr>
          <w:rtl w:val="0"/>
        </w:rPr>
      </w:r>
    </w:p>
    <w:p w:rsidR="00000000" w:rsidDel="00000000" w:rsidP="00000000" w:rsidRDefault="00000000" w:rsidRPr="00000000" w14:paraId="00000234">
      <w:pPr>
        <w:tabs>
          <w:tab w:val="right" w:pos="9356"/>
        </w:tabs>
        <w:rPr/>
      </w:pPr>
      <w:r w:rsidDel="00000000" w:rsidR="00000000" w:rsidRPr="00000000">
        <w:rPr>
          <w:rtl w:val="0"/>
        </w:rPr>
      </w:r>
    </w:p>
    <w:p w:rsidR="00000000" w:rsidDel="00000000" w:rsidP="00000000" w:rsidRDefault="00000000" w:rsidRPr="00000000" w14:paraId="00000235">
      <w:pPr>
        <w:tabs>
          <w:tab w:val="right" w:pos="9356"/>
        </w:tabs>
        <w:rPr/>
      </w:pPr>
      <w:r w:rsidDel="00000000" w:rsidR="00000000" w:rsidRPr="00000000">
        <w:rPr>
          <w:rtl w:val="0"/>
        </w:rPr>
      </w:r>
    </w:p>
    <w:p w:rsidR="00000000" w:rsidDel="00000000" w:rsidP="00000000" w:rsidRDefault="00000000" w:rsidRPr="00000000" w14:paraId="00000236">
      <w:pPr>
        <w:tabs>
          <w:tab w:val="right" w:pos="9356"/>
        </w:tabs>
        <w:rPr/>
      </w:pPr>
      <w:r w:rsidDel="00000000" w:rsidR="00000000" w:rsidRPr="00000000">
        <w:rPr>
          <w:rtl w:val="0"/>
        </w:rPr>
      </w:r>
    </w:p>
    <w:p w:rsidR="00000000" w:rsidDel="00000000" w:rsidP="00000000" w:rsidRDefault="00000000" w:rsidRPr="00000000" w14:paraId="00000237">
      <w:pPr>
        <w:tabs>
          <w:tab w:val="right" w:pos="9356"/>
        </w:tabs>
        <w:rPr/>
      </w:pPr>
      <w:r w:rsidDel="00000000" w:rsidR="00000000" w:rsidRPr="00000000">
        <w:rPr>
          <w:rtl w:val="0"/>
        </w:rPr>
      </w:r>
    </w:p>
    <w:p w:rsidR="00000000" w:rsidDel="00000000" w:rsidP="00000000" w:rsidRDefault="00000000" w:rsidRPr="00000000" w14:paraId="00000238">
      <w:pPr>
        <w:tabs>
          <w:tab w:val="right" w:pos="9356"/>
        </w:tabs>
        <w:rPr/>
      </w:pPr>
      <w:r w:rsidDel="00000000" w:rsidR="00000000" w:rsidRPr="00000000">
        <w:rPr>
          <w:rtl w:val="0"/>
        </w:rPr>
      </w:r>
    </w:p>
    <w:p w:rsidR="00000000" w:rsidDel="00000000" w:rsidP="00000000" w:rsidRDefault="00000000" w:rsidRPr="00000000" w14:paraId="00000239">
      <w:pPr>
        <w:tabs>
          <w:tab w:val="right" w:pos="9356"/>
        </w:tabs>
        <w:rPr/>
      </w:pPr>
      <w:r w:rsidDel="00000000" w:rsidR="00000000" w:rsidRPr="00000000">
        <w:rPr>
          <w:rtl w:val="0"/>
        </w:rPr>
      </w:r>
    </w:p>
    <w:p w:rsidR="00000000" w:rsidDel="00000000" w:rsidP="00000000" w:rsidRDefault="00000000" w:rsidRPr="00000000" w14:paraId="0000023A">
      <w:pPr>
        <w:tabs>
          <w:tab w:val="right" w:pos="9356"/>
        </w:tabs>
        <w:rPr/>
      </w:pPr>
      <w:r w:rsidDel="00000000" w:rsidR="00000000" w:rsidRPr="00000000">
        <w:rPr>
          <w:rtl w:val="0"/>
        </w:rPr>
      </w:r>
    </w:p>
    <w:p w:rsidR="00000000" w:rsidDel="00000000" w:rsidP="00000000" w:rsidRDefault="00000000" w:rsidRPr="00000000" w14:paraId="0000023B">
      <w:pPr>
        <w:tabs>
          <w:tab w:val="right" w:pos="9356"/>
        </w:tabs>
        <w:rPr/>
      </w:pPr>
      <w:r w:rsidDel="00000000" w:rsidR="00000000" w:rsidRPr="00000000">
        <w:rPr>
          <w:rtl w:val="0"/>
        </w:rPr>
      </w:r>
    </w:p>
    <w:p w:rsidR="00000000" w:rsidDel="00000000" w:rsidP="00000000" w:rsidRDefault="00000000" w:rsidRPr="00000000" w14:paraId="0000023C">
      <w:pPr>
        <w:tabs>
          <w:tab w:val="right" w:pos="9356"/>
        </w:tabs>
        <w:rPr/>
      </w:pPr>
      <w:r w:rsidDel="00000000" w:rsidR="00000000" w:rsidRPr="00000000">
        <w:rPr>
          <w:rtl w:val="0"/>
        </w:rPr>
      </w:r>
    </w:p>
    <w:p w:rsidR="00000000" w:rsidDel="00000000" w:rsidP="00000000" w:rsidRDefault="00000000" w:rsidRPr="00000000" w14:paraId="0000023D">
      <w:pPr>
        <w:tabs>
          <w:tab w:val="right" w:pos="9356"/>
        </w:tabs>
        <w:rPr/>
      </w:pPr>
      <w:r w:rsidDel="00000000" w:rsidR="00000000" w:rsidRPr="00000000">
        <w:rPr>
          <w:rtl w:val="0"/>
        </w:rPr>
      </w:r>
    </w:p>
    <w:p w:rsidR="00000000" w:rsidDel="00000000" w:rsidP="00000000" w:rsidRDefault="00000000" w:rsidRPr="00000000" w14:paraId="0000023E">
      <w:pPr>
        <w:tabs>
          <w:tab w:val="right" w:pos="9356"/>
        </w:tabs>
        <w:rPr/>
      </w:pPr>
      <w:r w:rsidDel="00000000" w:rsidR="00000000" w:rsidRPr="00000000">
        <w:rPr>
          <w:rtl w:val="0"/>
        </w:rPr>
      </w:r>
    </w:p>
    <w:p w:rsidR="00000000" w:rsidDel="00000000" w:rsidP="00000000" w:rsidRDefault="00000000" w:rsidRPr="00000000" w14:paraId="0000023F">
      <w:pPr>
        <w:tabs>
          <w:tab w:val="right" w:pos="9356"/>
        </w:tabs>
        <w:rPr/>
      </w:pPr>
      <w:r w:rsidDel="00000000" w:rsidR="00000000" w:rsidRPr="00000000">
        <w:rPr>
          <w:rtl w:val="0"/>
        </w:rPr>
      </w:r>
    </w:p>
    <w:p w:rsidR="00000000" w:rsidDel="00000000" w:rsidP="00000000" w:rsidRDefault="00000000" w:rsidRPr="00000000" w14:paraId="00000240">
      <w:pPr>
        <w:tabs>
          <w:tab w:val="right" w:pos="9356"/>
        </w:tabs>
        <w:rPr/>
      </w:pPr>
      <w:r w:rsidDel="00000000" w:rsidR="00000000" w:rsidRPr="00000000">
        <w:rPr>
          <w:rtl w:val="0"/>
        </w:rPr>
      </w:r>
    </w:p>
    <w:p w:rsidR="00000000" w:rsidDel="00000000" w:rsidP="00000000" w:rsidRDefault="00000000" w:rsidRPr="00000000" w14:paraId="00000241">
      <w:pPr>
        <w:tabs>
          <w:tab w:val="right" w:pos="9356"/>
        </w:tabs>
        <w:rPr>
          <w:b w:val="1"/>
        </w:rPr>
      </w:pPr>
      <w:r w:rsidDel="00000000" w:rsidR="00000000" w:rsidRPr="00000000">
        <w:rPr>
          <w:rtl w:val="0"/>
        </w:rPr>
      </w:r>
    </w:p>
    <w:p w:rsidR="00000000" w:rsidDel="00000000" w:rsidP="00000000" w:rsidRDefault="00000000" w:rsidRPr="00000000" w14:paraId="00000242">
      <w:pPr>
        <w:tabs>
          <w:tab w:val="right" w:pos="9310"/>
        </w:tabs>
        <w:rPr>
          <w:b w:val="1"/>
        </w:rPr>
      </w:pPr>
      <w:r w:rsidDel="00000000" w:rsidR="00000000" w:rsidRPr="00000000">
        <w:rPr>
          <w:b w:val="1"/>
          <w:rtl w:val="0"/>
        </w:rPr>
        <w:t xml:space="preserve">Question 19 {1.1.26, 1.1.27}</w:t>
        <w:tab/>
        <w:t xml:space="preserve">(6 marks)</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The graph shows the function </w:t>
      </w:r>
      <w:r w:rsidDel="00000000" w:rsidR="00000000" w:rsidRPr="00000000">
        <w:rPr>
          <w:sz w:val="36.66666666666667"/>
          <w:szCs w:val="36.66666666666667"/>
          <w:vertAlign w:val="subscript"/>
        </w:rPr>
        <w:drawing>
          <wp:inline distB="0" distT="0" distL="0" distR="0">
            <wp:extent cx="560070" cy="190500"/>
            <wp:effectExtent b="0" l="0" r="0" t="0"/>
            <wp:docPr id="2928"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560070" cy="190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45">
      <w:pPr>
        <w:jc w:val="center"/>
        <w:rPr/>
      </w:pPr>
      <w:r w:rsidDel="00000000" w:rsidR="00000000" w:rsidRPr="00000000">
        <w:rPr/>
        <w:drawing>
          <wp:inline distB="0" distT="0" distL="0" distR="0">
            <wp:extent cx="4152265" cy="2353310"/>
            <wp:effectExtent b="0" l="0" r="0" t="0"/>
            <wp:docPr id="2929" name="image14.png"/>
            <a:graphic>
              <a:graphicData uri="http://schemas.openxmlformats.org/drawingml/2006/picture">
                <pic:pic>
                  <pic:nvPicPr>
                    <pic:cNvPr id="0" name="image14.png"/>
                    <pic:cNvPicPr preferRelativeResize="0"/>
                  </pic:nvPicPr>
                  <pic:blipFill>
                    <a:blip r:embed="rId61"/>
                    <a:srcRect b="0" l="0" r="0" t="0"/>
                    <a:stretch>
                      <a:fillRect/>
                    </a:stretch>
                  </pic:blipFill>
                  <pic:spPr>
                    <a:xfrm>
                      <a:off x="0" y="0"/>
                      <a:ext cx="4152265"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tabs>
          <w:tab w:val="left" w:pos="680"/>
          <w:tab w:val="right" w:pos="9469"/>
        </w:tabs>
        <w:ind w:left="660" w:hanging="660"/>
        <w:rPr/>
      </w:pPr>
      <w:r w:rsidDel="00000000" w:rsidR="00000000" w:rsidRPr="00000000">
        <w:rPr>
          <w:rtl w:val="0"/>
        </w:rPr>
        <w:t xml:space="preserve">(a)</w:t>
        <w:tab/>
        <w:t xml:space="preserve">Sketch the graph of </w:t>
      </w:r>
      <w:r w:rsidDel="00000000" w:rsidR="00000000" w:rsidRPr="00000000">
        <w:rPr>
          <w:sz w:val="36.66666666666667"/>
          <w:szCs w:val="36.66666666666667"/>
          <w:vertAlign w:val="subscript"/>
        </w:rPr>
        <w:drawing>
          <wp:inline distB="0" distT="0" distL="0" distR="0">
            <wp:extent cx="851535" cy="190500"/>
            <wp:effectExtent b="0" l="0" r="0" t="0"/>
            <wp:docPr id="2930" name="image16.png"/>
            <a:graphic>
              <a:graphicData uri="http://schemas.openxmlformats.org/drawingml/2006/picture">
                <pic:pic>
                  <pic:nvPicPr>
                    <pic:cNvPr id="0" name="image16.png"/>
                    <pic:cNvPicPr preferRelativeResize="0"/>
                  </pic:nvPicPr>
                  <pic:blipFill>
                    <a:blip r:embed="rId62"/>
                    <a:srcRect b="0" l="0" r="0" t="0"/>
                    <a:stretch>
                      <a:fillRect/>
                    </a:stretch>
                  </pic:blipFill>
                  <pic:spPr>
                    <a:xfrm>
                      <a:off x="0" y="0"/>
                      <a:ext cx="851535" cy="190500"/>
                    </a:xfrm>
                    <a:prstGeom prst="rect"/>
                    <a:ln/>
                  </pic:spPr>
                </pic:pic>
              </a:graphicData>
            </a:graphic>
          </wp:inline>
        </w:drawing>
      </w:r>
      <w:r w:rsidDel="00000000" w:rsidR="00000000" w:rsidRPr="00000000">
        <w:rPr>
          <w:rtl w:val="0"/>
        </w:rPr>
        <w:t xml:space="preserve">.</w:t>
        <w:tab/>
        <w:t xml:space="preserve">(3 marks)</w:t>
      </w:r>
    </w:p>
    <w:p w:rsidR="00000000" w:rsidDel="00000000" w:rsidP="00000000" w:rsidRDefault="00000000" w:rsidRPr="00000000" w14:paraId="00000248">
      <w:pPr>
        <w:tabs>
          <w:tab w:val="left" w:pos="680"/>
          <w:tab w:val="right" w:pos="9469"/>
        </w:tabs>
        <w:ind w:left="660" w:hanging="660"/>
        <w:jc w:val="center"/>
        <w:rPr/>
      </w:pPr>
      <w:r w:rsidDel="00000000" w:rsidR="00000000" w:rsidRPr="00000000">
        <w:rPr/>
        <w:drawing>
          <wp:inline distB="0" distT="0" distL="0" distR="0">
            <wp:extent cx="4152265" cy="2353310"/>
            <wp:effectExtent b="0" l="0" r="0" t="0"/>
            <wp:docPr id="2931" name="image17.png"/>
            <a:graphic>
              <a:graphicData uri="http://schemas.openxmlformats.org/drawingml/2006/picture">
                <pic:pic>
                  <pic:nvPicPr>
                    <pic:cNvPr id="0" name="image17.png"/>
                    <pic:cNvPicPr preferRelativeResize="0"/>
                  </pic:nvPicPr>
                  <pic:blipFill>
                    <a:blip r:embed="rId63"/>
                    <a:srcRect b="0" l="0" r="0" t="0"/>
                    <a:stretch>
                      <a:fillRect/>
                    </a:stretch>
                  </pic:blipFill>
                  <pic:spPr>
                    <a:xfrm>
                      <a:off x="0" y="0"/>
                      <a:ext cx="4152265"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tabs>
          <w:tab w:val="left" w:pos="680"/>
          <w:tab w:val="right" w:pos="9469"/>
        </w:tabs>
        <w:ind w:left="660" w:hanging="660"/>
        <w:rPr/>
      </w:pPr>
      <w:r w:rsidDel="00000000" w:rsidR="00000000" w:rsidRPr="00000000">
        <w:rPr>
          <w:rtl w:val="0"/>
        </w:rPr>
      </w:r>
    </w:p>
    <w:p w:rsidR="00000000" w:rsidDel="00000000" w:rsidP="00000000" w:rsidRDefault="00000000" w:rsidRPr="00000000" w14:paraId="0000024A">
      <w:pPr>
        <w:tabs>
          <w:tab w:val="left" w:pos="680"/>
          <w:tab w:val="right" w:pos="9469"/>
        </w:tabs>
        <w:ind w:left="660" w:hanging="660"/>
        <w:rPr/>
      </w:pPr>
      <w:r w:rsidDel="00000000" w:rsidR="00000000" w:rsidRPr="00000000">
        <w:rPr>
          <w:rtl w:val="0"/>
        </w:rPr>
      </w:r>
    </w:p>
    <w:p w:rsidR="00000000" w:rsidDel="00000000" w:rsidP="00000000" w:rsidRDefault="00000000" w:rsidRPr="00000000" w14:paraId="0000024B">
      <w:pPr>
        <w:tabs>
          <w:tab w:val="left" w:pos="680"/>
          <w:tab w:val="right" w:pos="9469"/>
        </w:tabs>
        <w:ind w:left="660" w:hanging="660"/>
        <w:rPr/>
      </w:pPr>
      <w:r w:rsidDel="00000000" w:rsidR="00000000" w:rsidRPr="00000000">
        <w:rPr>
          <w:rtl w:val="0"/>
        </w:rPr>
        <w:t xml:space="preserve">(b)</w:t>
        <w:tab/>
        <w:t xml:space="preserve">Sketch the graph of </w:t>
      </w:r>
      <w:r w:rsidDel="00000000" w:rsidR="00000000" w:rsidRPr="00000000">
        <w:rPr>
          <w:sz w:val="36.66666666666667"/>
          <w:szCs w:val="36.66666666666667"/>
          <w:vertAlign w:val="subscript"/>
        </w:rPr>
        <w:drawing>
          <wp:inline distB="0" distT="0" distL="0" distR="0">
            <wp:extent cx="851535" cy="190500"/>
            <wp:effectExtent b="0" l="0" r="0" t="0"/>
            <wp:docPr id="2932"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851535" cy="190500"/>
                    </a:xfrm>
                    <a:prstGeom prst="rect"/>
                    <a:ln/>
                  </pic:spPr>
                </pic:pic>
              </a:graphicData>
            </a:graphic>
          </wp:inline>
        </w:drawing>
      </w:r>
      <w:r w:rsidDel="00000000" w:rsidR="00000000" w:rsidRPr="00000000">
        <w:rPr>
          <w:rtl w:val="0"/>
        </w:rPr>
        <w:t xml:space="preserve">.</w:t>
        <w:tab/>
        <w:t xml:space="preserve">(3 marks)</w:t>
      </w:r>
    </w:p>
    <w:p w:rsidR="00000000" w:rsidDel="00000000" w:rsidP="00000000" w:rsidRDefault="00000000" w:rsidRPr="00000000" w14:paraId="0000024C">
      <w:pPr>
        <w:tabs>
          <w:tab w:val="left" w:pos="680"/>
          <w:tab w:val="right" w:pos="9469"/>
        </w:tabs>
        <w:ind w:left="660" w:hanging="660"/>
        <w:jc w:val="center"/>
        <w:rPr/>
      </w:pPr>
      <w:r w:rsidDel="00000000" w:rsidR="00000000" w:rsidRPr="00000000">
        <w:rPr/>
        <w:drawing>
          <wp:inline distB="0" distT="0" distL="0" distR="0">
            <wp:extent cx="4152265" cy="2353310"/>
            <wp:effectExtent b="0" l="0" r="0" t="0"/>
            <wp:docPr id="2933" name="image18.png"/>
            <a:graphic>
              <a:graphicData uri="http://schemas.openxmlformats.org/drawingml/2006/picture">
                <pic:pic>
                  <pic:nvPicPr>
                    <pic:cNvPr id="0" name="image18.png"/>
                    <pic:cNvPicPr preferRelativeResize="0"/>
                  </pic:nvPicPr>
                  <pic:blipFill>
                    <a:blip r:embed="rId65"/>
                    <a:srcRect b="0" l="0" r="0" t="0"/>
                    <a:stretch>
                      <a:fillRect/>
                    </a:stretch>
                  </pic:blipFill>
                  <pic:spPr>
                    <a:xfrm>
                      <a:off x="0" y="0"/>
                      <a:ext cx="4152265"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tabs>
          <w:tab w:val="right" w:pos="9356"/>
        </w:tabs>
        <w:spacing w:line="276" w:lineRule="auto"/>
        <w:rPr>
          <w:b w:val="1"/>
        </w:rPr>
      </w:pPr>
      <w:r w:rsidDel="00000000" w:rsidR="00000000" w:rsidRPr="00000000">
        <w:rPr>
          <w:b w:val="1"/>
          <w:rtl w:val="0"/>
        </w:rPr>
        <w:t xml:space="preserve">Question 20 {1.3.11, 1.3.12, 1.3.17}</w:t>
        <w:tab/>
        <w:t xml:space="preserve">        (8 marks)</w:t>
      </w:r>
    </w:p>
    <w:p w:rsidR="00000000" w:rsidDel="00000000" w:rsidP="00000000" w:rsidRDefault="00000000" w:rsidRPr="00000000" w14:paraId="00000254">
      <w:pPr>
        <w:spacing w:before="240" w:lineRule="auto"/>
        <w:rPr>
          <w:sz w:val="24"/>
          <w:szCs w:val="24"/>
        </w:rPr>
      </w:pPr>
      <w:r w:rsidDel="00000000" w:rsidR="00000000" w:rsidRPr="00000000">
        <w:rPr>
          <w:sz w:val="24"/>
          <w:szCs w:val="24"/>
          <w:rtl w:val="0"/>
        </w:rPr>
        <w:t xml:space="preserve">1000 people were studied to see if they contracted an illness (I) and whether they were vaccinated against it (V). 86 people caught the illness and 348 were vaccinated, including 1 person who caught the illness despite being vaccinated.</w:t>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Given that the above data is representative of a population, find the probability that a person randomly selected from the population:</w:t>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not vaccinated?                                                                               (2 marks)</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has caught the illness or is vaccinated?                                             (2 marks)</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Does the vaccination affect a person’s probability of catching the illness? If it does, how is it affected? Justify your answer with calculations.               (4 marks)</w:t>
      </w:r>
    </w:p>
    <w:p w:rsidR="00000000" w:rsidDel="00000000" w:rsidP="00000000" w:rsidRDefault="00000000" w:rsidRPr="00000000" w14:paraId="0000026F">
      <w:pPr>
        <w:tabs>
          <w:tab w:val="right" w:pos="9356"/>
        </w:tabs>
        <w:spacing w:line="276" w:lineRule="auto"/>
        <w:rPr/>
      </w:pPr>
      <w:r w:rsidDel="00000000" w:rsidR="00000000" w:rsidRPr="00000000">
        <w:rPr>
          <w:rtl w:val="0"/>
        </w:rPr>
        <w:t xml:space="preserve">                                                                                                                                </w:t>
      </w:r>
    </w:p>
    <w:p w:rsidR="00000000" w:rsidDel="00000000" w:rsidP="00000000" w:rsidRDefault="00000000" w:rsidRPr="00000000" w14:paraId="00000270">
      <w:pPr>
        <w:tabs>
          <w:tab w:val="right" w:pos="9356"/>
        </w:tabs>
        <w:spacing w:line="276" w:lineRule="auto"/>
        <w:rPr>
          <w:b w:val="1"/>
        </w:rPr>
      </w:pPr>
      <w:r w:rsidDel="00000000" w:rsidR="00000000" w:rsidRPr="00000000">
        <w:rPr>
          <w:rtl w:val="0"/>
        </w:rPr>
      </w:r>
    </w:p>
    <w:p w:rsidR="00000000" w:rsidDel="00000000" w:rsidP="00000000" w:rsidRDefault="00000000" w:rsidRPr="00000000" w14:paraId="00000271">
      <w:pPr>
        <w:spacing w:after="160" w:line="259" w:lineRule="auto"/>
        <w:rPr>
          <w:b w:val="1"/>
        </w:rPr>
      </w:pPr>
      <w:r w:rsidDel="00000000" w:rsidR="00000000" w:rsidRPr="00000000">
        <w:rPr>
          <w:rtl w:val="0"/>
        </w:rPr>
      </w:r>
    </w:p>
    <w:p w:rsidR="00000000" w:rsidDel="00000000" w:rsidP="00000000" w:rsidRDefault="00000000" w:rsidRPr="00000000" w14:paraId="00000272">
      <w:pPr>
        <w:tabs>
          <w:tab w:val="right" w:pos="9356"/>
        </w:tabs>
        <w:rPr>
          <w:b w:val="1"/>
        </w:rPr>
      </w:pPr>
      <w:r w:rsidDel="00000000" w:rsidR="00000000" w:rsidRPr="00000000">
        <w:rPr>
          <w:rtl w:val="0"/>
        </w:rPr>
      </w:r>
    </w:p>
    <w:p w:rsidR="00000000" w:rsidDel="00000000" w:rsidP="00000000" w:rsidRDefault="00000000" w:rsidRPr="00000000" w14:paraId="00000273">
      <w:pPr>
        <w:tabs>
          <w:tab w:val="right" w:pos="9356"/>
        </w:tabs>
        <w:rPr>
          <w:b w:val="1"/>
        </w:rPr>
      </w:pPr>
      <w:r w:rsidDel="00000000" w:rsidR="00000000" w:rsidRPr="00000000">
        <w:rPr>
          <w:rtl w:val="0"/>
        </w:rPr>
      </w:r>
    </w:p>
    <w:p w:rsidR="00000000" w:rsidDel="00000000" w:rsidP="00000000" w:rsidRDefault="00000000" w:rsidRPr="00000000" w14:paraId="00000274">
      <w:pPr>
        <w:tabs>
          <w:tab w:val="right" w:pos="9356"/>
        </w:tabs>
        <w:rPr>
          <w:b w:val="1"/>
        </w:rPr>
      </w:pPr>
      <w:r w:rsidDel="00000000" w:rsidR="00000000" w:rsidRPr="00000000">
        <w:rPr>
          <w:rtl w:val="0"/>
        </w:rPr>
      </w:r>
    </w:p>
    <w:p w:rsidR="00000000" w:rsidDel="00000000" w:rsidP="00000000" w:rsidRDefault="00000000" w:rsidRPr="00000000" w14:paraId="00000275">
      <w:pPr>
        <w:tabs>
          <w:tab w:val="right" w:pos="9356"/>
        </w:tabs>
        <w:rPr>
          <w:b w:val="1"/>
        </w:rPr>
      </w:pPr>
      <w:r w:rsidDel="00000000" w:rsidR="00000000" w:rsidRPr="00000000">
        <w:rPr>
          <w:rtl w:val="0"/>
        </w:rPr>
      </w:r>
    </w:p>
    <w:p w:rsidR="00000000" w:rsidDel="00000000" w:rsidP="00000000" w:rsidRDefault="00000000" w:rsidRPr="00000000" w14:paraId="00000276">
      <w:pPr>
        <w:tabs>
          <w:tab w:val="right" w:pos="9356"/>
        </w:tabs>
        <w:rPr>
          <w:b w:val="1"/>
        </w:rPr>
      </w:pPr>
      <w:r w:rsidDel="00000000" w:rsidR="00000000" w:rsidRPr="00000000">
        <w:rPr>
          <w:rtl w:val="0"/>
        </w:rPr>
      </w:r>
    </w:p>
    <w:p w:rsidR="00000000" w:rsidDel="00000000" w:rsidP="00000000" w:rsidRDefault="00000000" w:rsidRPr="00000000" w14:paraId="00000277">
      <w:pPr>
        <w:tabs>
          <w:tab w:val="right" w:pos="9356"/>
        </w:tabs>
        <w:rPr>
          <w:b w:val="1"/>
        </w:rPr>
      </w:pPr>
      <w:r w:rsidDel="00000000" w:rsidR="00000000" w:rsidRPr="00000000">
        <w:rPr>
          <w:rtl w:val="0"/>
        </w:rPr>
      </w:r>
    </w:p>
    <w:p w:rsidR="00000000" w:rsidDel="00000000" w:rsidP="00000000" w:rsidRDefault="00000000" w:rsidRPr="00000000" w14:paraId="00000278">
      <w:pPr>
        <w:tabs>
          <w:tab w:val="right" w:pos="9356"/>
        </w:tabs>
        <w:rPr>
          <w:b w:val="1"/>
        </w:rPr>
      </w:pPr>
      <w:r w:rsidDel="00000000" w:rsidR="00000000" w:rsidRPr="00000000">
        <w:rPr>
          <w:rtl w:val="0"/>
        </w:rPr>
      </w:r>
    </w:p>
    <w:p w:rsidR="00000000" w:rsidDel="00000000" w:rsidP="00000000" w:rsidRDefault="00000000" w:rsidRPr="00000000" w14:paraId="00000279">
      <w:pPr>
        <w:tabs>
          <w:tab w:val="right" w:pos="9356"/>
        </w:tabs>
        <w:rPr>
          <w:b w:val="1"/>
        </w:rPr>
      </w:pPr>
      <w:r w:rsidDel="00000000" w:rsidR="00000000" w:rsidRPr="00000000">
        <w:rPr>
          <w:rtl w:val="0"/>
        </w:rPr>
      </w:r>
    </w:p>
    <w:p w:rsidR="00000000" w:rsidDel="00000000" w:rsidP="00000000" w:rsidRDefault="00000000" w:rsidRPr="00000000" w14:paraId="0000027A">
      <w:pPr>
        <w:tabs>
          <w:tab w:val="right" w:pos="9356"/>
        </w:tabs>
        <w:rPr>
          <w:b w:val="1"/>
        </w:rPr>
      </w:pPr>
      <w:r w:rsidDel="00000000" w:rsidR="00000000" w:rsidRPr="00000000">
        <w:rPr>
          <w:rtl w:val="0"/>
        </w:rPr>
      </w:r>
    </w:p>
    <w:p w:rsidR="00000000" w:rsidDel="00000000" w:rsidP="00000000" w:rsidRDefault="00000000" w:rsidRPr="00000000" w14:paraId="0000027B">
      <w:pPr>
        <w:tabs>
          <w:tab w:val="right" w:pos="9356"/>
        </w:tabs>
        <w:rPr>
          <w:b w:val="1"/>
        </w:rPr>
      </w:pPr>
      <w:r w:rsidDel="00000000" w:rsidR="00000000" w:rsidRPr="00000000">
        <w:rPr>
          <w:rtl w:val="0"/>
        </w:rPr>
      </w:r>
    </w:p>
    <w:p w:rsidR="00000000" w:rsidDel="00000000" w:rsidP="00000000" w:rsidRDefault="00000000" w:rsidRPr="00000000" w14:paraId="0000027C">
      <w:pPr>
        <w:tabs>
          <w:tab w:val="right" w:pos="9356"/>
        </w:tabs>
        <w:rPr>
          <w:b w:val="1"/>
        </w:rPr>
      </w:pPr>
      <w:r w:rsidDel="00000000" w:rsidR="00000000" w:rsidRPr="00000000">
        <w:rPr>
          <w:rtl w:val="0"/>
        </w:rPr>
      </w:r>
    </w:p>
    <w:p w:rsidR="00000000" w:rsidDel="00000000" w:rsidP="00000000" w:rsidRDefault="00000000" w:rsidRPr="00000000" w14:paraId="0000027D">
      <w:pPr>
        <w:tabs>
          <w:tab w:val="right" w:pos="9356"/>
        </w:tabs>
        <w:rPr>
          <w:b w:val="1"/>
        </w:rPr>
      </w:pPr>
      <w:r w:rsidDel="00000000" w:rsidR="00000000" w:rsidRPr="00000000">
        <w:rPr>
          <w:rtl w:val="0"/>
        </w:rPr>
      </w:r>
    </w:p>
    <w:p w:rsidR="00000000" w:rsidDel="00000000" w:rsidP="00000000" w:rsidRDefault="00000000" w:rsidRPr="00000000" w14:paraId="0000027E">
      <w:pPr>
        <w:tabs>
          <w:tab w:val="right" w:pos="9356"/>
        </w:tabs>
        <w:rPr>
          <w:b w:val="1"/>
        </w:rPr>
      </w:pPr>
      <w:r w:rsidDel="00000000" w:rsidR="00000000" w:rsidRPr="00000000">
        <w:rPr>
          <w:rtl w:val="0"/>
        </w:rPr>
      </w:r>
    </w:p>
    <w:p w:rsidR="00000000" w:rsidDel="00000000" w:rsidP="00000000" w:rsidRDefault="00000000" w:rsidRPr="00000000" w14:paraId="0000027F">
      <w:pPr>
        <w:tabs>
          <w:tab w:val="right" w:pos="9356"/>
        </w:tabs>
        <w:rPr>
          <w:b w:val="1"/>
        </w:rPr>
      </w:pPr>
      <w:r w:rsidDel="00000000" w:rsidR="00000000" w:rsidRPr="00000000">
        <w:rPr>
          <w:rtl w:val="0"/>
        </w:rPr>
      </w:r>
    </w:p>
    <w:p w:rsidR="00000000" w:rsidDel="00000000" w:rsidP="00000000" w:rsidRDefault="00000000" w:rsidRPr="00000000" w14:paraId="00000280">
      <w:pPr>
        <w:tabs>
          <w:tab w:val="right" w:pos="9356"/>
        </w:tabs>
        <w:rPr>
          <w:b w:val="1"/>
        </w:rPr>
      </w:pPr>
      <w:r w:rsidDel="00000000" w:rsidR="00000000" w:rsidRPr="00000000">
        <w:rPr>
          <w:rtl w:val="0"/>
        </w:rPr>
      </w:r>
    </w:p>
    <w:p w:rsidR="00000000" w:rsidDel="00000000" w:rsidP="00000000" w:rsidRDefault="00000000" w:rsidRPr="00000000" w14:paraId="00000281">
      <w:pPr>
        <w:tabs>
          <w:tab w:val="right" w:pos="9356"/>
        </w:tabs>
        <w:rPr>
          <w:b w:val="1"/>
        </w:rPr>
      </w:pPr>
      <w:r w:rsidDel="00000000" w:rsidR="00000000" w:rsidRPr="00000000">
        <w:rPr>
          <w:rtl w:val="0"/>
        </w:rPr>
      </w:r>
    </w:p>
    <w:p w:rsidR="00000000" w:rsidDel="00000000" w:rsidP="00000000" w:rsidRDefault="00000000" w:rsidRPr="00000000" w14:paraId="00000282">
      <w:pPr>
        <w:tabs>
          <w:tab w:val="right" w:pos="9356"/>
        </w:tabs>
        <w:rPr>
          <w:b w:val="1"/>
        </w:rPr>
      </w:pPr>
      <w:r w:rsidDel="00000000" w:rsidR="00000000" w:rsidRPr="00000000">
        <w:rPr>
          <w:rtl w:val="0"/>
        </w:rPr>
      </w:r>
    </w:p>
    <w:p w:rsidR="00000000" w:rsidDel="00000000" w:rsidP="00000000" w:rsidRDefault="00000000" w:rsidRPr="00000000" w14:paraId="00000283">
      <w:pPr>
        <w:tabs>
          <w:tab w:val="right" w:pos="9356"/>
        </w:tabs>
        <w:rPr>
          <w:b w:val="1"/>
        </w:rPr>
      </w:pPr>
      <w:r w:rsidDel="00000000" w:rsidR="00000000" w:rsidRPr="00000000">
        <w:rPr>
          <w:rtl w:val="0"/>
        </w:rPr>
      </w:r>
    </w:p>
    <w:p w:rsidR="00000000" w:rsidDel="00000000" w:rsidP="00000000" w:rsidRDefault="00000000" w:rsidRPr="00000000" w14:paraId="00000284">
      <w:pPr>
        <w:tabs>
          <w:tab w:val="right" w:pos="9356"/>
        </w:tabs>
        <w:spacing w:line="276" w:lineRule="auto"/>
        <w:rPr>
          <w:b w:val="1"/>
        </w:rPr>
      </w:pPr>
      <w:r w:rsidDel="00000000" w:rsidR="00000000" w:rsidRPr="00000000">
        <w:rPr>
          <w:b w:val="1"/>
          <w:rtl w:val="0"/>
        </w:rPr>
        <w:t xml:space="preserve">Question 21 {1.1.20}</w:t>
        <w:tab/>
        <w:t xml:space="preserve">        (6 marks)</w:t>
      </w:r>
    </w:p>
    <w:p w:rsidR="00000000" w:rsidDel="00000000" w:rsidP="00000000" w:rsidRDefault="00000000" w:rsidRPr="00000000" w14:paraId="00000285">
      <w:pPr>
        <w:tabs>
          <w:tab w:val="left" w:pos="1134"/>
          <w:tab w:val="left" w:pos="1701"/>
          <w:tab w:val="left" w:pos="1980"/>
          <w:tab w:val="left" w:pos="4300"/>
          <w:tab w:val="left" w:pos="8505"/>
        </w:tabs>
        <w:spacing w:before="240" w:lineRule="auto"/>
        <w:rPr/>
      </w:pPr>
      <w:r w:rsidDel="00000000" w:rsidR="00000000" w:rsidRPr="00000000">
        <w:rPr>
          <w:rtl w:val="0"/>
        </w:rPr>
        <w:t xml:space="preserve">It is found that the shape of a part of a roller coaster ride can be modelled by a cubic function for </w:t>
      </w:r>
      <m:oMath>
        <m:r>
          <w:rPr>
            <w:rFonts w:ascii="Cambria Math" w:cs="Cambria Math" w:eastAsia="Cambria Math" w:hAnsi="Cambria Math"/>
          </w:rPr>
          <m:t xml:space="preserve">x∈</m:t>
        </m:r>
        <m:d>
          <m:dPr>
            <m:begChr m:val="["/>
            <m:endChr m:val="]"/>
            <m:ctrlPr>
              <w:rPr>
                <w:rFonts w:ascii="Cambria Math" w:cs="Cambria Math" w:eastAsia="Cambria Math" w:hAnsi="Cambria Math"/>
              </w:rPr>
            </m:ctrlPr>
          </m:dPr>
          <m:e>
            <m:r>
              <w:rPr>
                <w:rFonts w:ascii="Cambria Math" w:cs="Cambria Math" w:eastAsia="Cambria Math" w:hAnsi="Cambria Math"/>
              </w:rPr>
              <m:t xml:space="preserve">0, 15</m:t>
            </m:r>
          </m:e>
        </m:d>
      </m:oMath>
      <w:r w:rsidDel="00000000" w:rsidR="00000000" w:rsidRPr="00000000">
        <w:rPr>
          <w:rtl w:val="0"/>
        </w:rPr>
        <w:t xml:space="preserve">. The coordinates of several points on the track are (2, 360.5), (6, 195.14), (10, 54.74) and (12, 87.5).</w:t>
      </w:r>
    </w:p>
    <w:p w:rsidR="00000000" w:rsidDel="00000000" w:rsidP="00000000" w:rsidRDefault="00000000" w:rsidRPr="00000000" w14:paraId="00000286">
      <w:pPr>
        <w:tabs>
          <w:tab w:val="left" w:pos="1134"/>
          <w:tab w:val="left" w:pos="1701"/>
          <w:tab w:val="left" w:pos="1980"/>
          <w:tab w:val="left" w:pos="4300"/>
          <w:tab w:val="left" w:pos="8505"/>
        </w:tabs>
        <w:ind w:left="567" w:hanging="567"/>
        <w:rPr/>
      </w:pPr>
      <w:r w:rsidDel="00000000" w:rsidR="00000000" w:rsidRPr="00000000">
        <w:rPr>
          <w:rtl w:val="0"/>
        </w:rPr>
      </w:r>
    </w:p>
    <w:p w:rsidR="00000000" w:rsidDel="00000000" w:rsidP="00000000" w:rsidRDefault="00000000" w:rsidRPr="00000000" w14:paraId="00000287">
      <w:pPr>
        <w:tabs>
          <w:tab w:val="left" w:pos="1134"/>
          <w:tab w:val="left" w:pos="1701"/>
          <w:tab w:val="left" w:pos="1980"/>
          <w:tab w:val="left" w:pos="4300"/>
          <w:tab w:val="left" w:pos="8505"/>
        </w:tabs>
        <w:ind w:left="567" w:hanging="567"/>
        <w:rPr/>
      </w:pPr>
      <w:r w:rsidDel="00000000" w:rsidR="00000000" w:rsidRPr="00000000">
        <w:rPr>
          <w:rtl w:val="0"/>
        </w:rPr>
        <w:t xml:space="preserve">(a)</w:t>
        <w:tab/>
        <w:t xml:space="preserve">Determine the rule for the function in the form </w:t>
      </w:r>
      <m:oMath>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=a</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r>
          <w:rPr>
            <w:rFonts w:ascii="Cambria Math" w:cs="Cambria Math" w:eastAsia="Cambria Math" w:hAnsi="Cambria Math"/>
          </w:rPr>
          <m:t xml:space="preserve">+b</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+cx+d</m:t>
        </m:r>
      </m:oMath>
      <w:r w:rsidDel="00000000" w:rsidR="00000000" w:rsidRPr="00000000">
        <w:rPr>
          <w:i w:val="1"/>
          <w:rtl w:val="0"/>
        </w:rPr>
        <w:t xml:space="preserve"> </w:t>
      </w:r>
      <w:r w:rsidDel="00000000" w:rsidR="00000000" w:rsidRPr="00000000">
        <w:rPr>
          <w:rtl w:val="0"/>
        </w:rPr>
        <w:t xml:space="preserve">for Find the values of </w:t>
      </w:r>
      <m:oMath>
        <m:r>
          <w:rPr>
            <w:rFonts w:ascii="Cambria Math" w:cs="Cambria Math" w:eastAsia="Cambria Math" w:hAnsi="Cambria Math"/>
          </w:rPr>
          <m:t xml:space="preserve">a</m:t>
        </m:r>
      </m:oMath>
      <w:r w:rsidDel="00000000" w:rsidR="00000000" w:rsidRPr="00000000">
        <w:rPr>
          <w:rtl w:val="0"/>
        </w:rPr>
        <w:t xml:space="preserve"> , </w:t>
      </w:r>
      <m:oMath>
        <m:r>
          <w:rPr>
            <w:rFonts w:ascii="Cambria Math" w:cs="Cambria Math" w:eastAsia="Cambria Math" w:hAnsi="Cambria Math"/>
          </w:rPr>
          <m:t xml:space="preserve">b</m:t>
        </m:r>
      </m:oMath>
      <w:r w:rsidDel="00000000" w:rsidR="00000000" w:rsidRPr="00000000">
        <w:rPr>
          <w:rtl w:val="0"/>
        </w:rPr>
        <w:t xml:space="preserve">, </w:t>
      </w:r>
      <m:oMath>
        <m:r>
          <w:rPr>
            <w:rFonts w:ascii="Cambria Math" w:cs="Cambria Math" w:eastAsia="Cambria Math" w:hAnsi="Cambria Math"/>
          </w:rPr>
          <m:t xml:space="preserve">c</m:t>
        </m:r>
      </m:oMath>
      <w:r w:rsidDel="00000000" w:rsidR="00000000" w:rsidRPr="00000000">
        <w:rPr>
          <w:rtl w:val="0"/>
        </w:rPr>
        <w:t xml:space="preserve"> and </w:t>
      </w:r>
      <m:oMath>
        <m:r>
          <w:rPr>
            <w:rFonts w:ascii="Cambria Math" w:cs="Cambria Math" w:eastAsia="Cambria Math" w:hAnsi="Cambria Math"/>
          </w:rPr>
          <m:t xml:space="preserve">d</m:t>
        </m:r>
      </m:oMath>
      <w:r w:rsidDel="00000000" w:rsidR="00000000" w:rsidRPr="00000000">
        <w:rPr>
          <w:i w:val="1"/>
          <w:rtl w:val="0"/>
        </w:rPr>
        <w:t xml:space="preserve">. </w:t>
      </w:r>
      <w:r w:rsidDel="00000000" w:rsidR="00000000" w:rsidRPr="00000000">
        <w:rPr>
          <w:rtl w:val="0"/>
        </w:rPr>
        <w:tab/>
        <w:t xml:space="preserve">                                                                  (4 marks)</w:t>
      </w:r>
    </w:p>
    <w:p w:rsidR="00000000" w:rsidDel="00000000" w:rsidP="00000000" w:rsidRDefault="00000000" w:rsidRPr="00000000" w14:paraId="00000288">
      <w:pPr>
        <w:tabs>
          <w:tab w:val="left" w:pos="1134"/>
          <w:tab w:val="left" w:pos="1701"/>
          <w:tab w:val="left" w:pos="1980"/>
          <w:tab w:val="left" w:pos="4300"/>
          <w:tab w:val="left" w:pos="8505"/>
        </w:tabs>
        <w:ind w:left="567" w:hanging="567"/>
        <w:rPr/>
      </w:pPr>
      <w:r w:rsidDel="00000000" w:rsidR="00000000" w:rsidRPr="00000000">
        <w:rPr>
          <w:rtl w:val="0"/>
        </w:rPr>
      </w:r>
    </w:p>
    <w:p w:rsidR="00000000" w:rsidDel="00000000" w:rsidP="00000000" w:rsidRDefault="00000000" w:rsidRPr="00000000" w14:paraId="00000289">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8A">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8B">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8C">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8D">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8E">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8F">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90">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91">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92">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93">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94">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95">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96">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97">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98">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99">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9A">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9B">
      <w:pPr>
        <w:tabs>
          <w:tab w:val="left" w:pos="1134"/>
          <w:tab w:val="left" w:pos="1701"/>
          <w:tab w:val="left" w:pos="1980"/>
          <w:tab w:val="left" w:pos="4300"/>
          <w:tab w:val="left" w:pos="8505"/>
        </w:tabs>
        <w:rPr/>
      </w:pPr>
      <w:r w:rsidDel="00000000" w:rsidR="00000000" w:rsidRPr="00000000">
        <w:rPr>
          <w:rtl w:val="0"/>
        </w:rPr>
      </w:r>
    </w:p>
    <w:p w:rsidR="00000000" w:rsidDel="00000000" w:rsidP="00000000" w:rsidRDefault="00000000" w:rsidRPr="00000000" w14:paraId="0000029C">
      <w:pPr>
        <w:tabs>
          <w:tab w:val="left" w:pos="1134"/>
          <w:tab w:val="left" w:pos="1701"/>
          <w:tab w:val="left" w:pos="1980"/>
          <w:tab w:val="left" w:pos="4300"/>
          <w:tab w:val="left" w:pos="8505"/>
        </w:tabs>
        <w:rPr/>
      </w:pPr>
      <w:r w:rsidDel="00000000" w:rsidR="00000000" w:rsidRPr="00000000">
        <w:rPr>
          <w:rtl w:val="0"/>
        </w:rPr>
      </w:r>
    </w:p>
    <w:p w:rsidR="00000000" w:rsidDel="00000000" w:rsidP="00000000" w:rsidRDefault="00000000" w:rsidRPr="00000000" w14:paraId="0000029D">
      <w:pPr>
        <w:tabs>
          <w:tab w:val="left" w:pos="1134"/>
          <w:tab w:val="left" w:pos="1701"/>
          <w:tab w:val="left" w:pos="1980"/>
          <w:tab w:val="left" w:pos="4300"/>
          <w:tab w:val="left" w:pos="8505"/>
        </w:tabs>
        <w:ind w:left="567" w:hanging="567"/>
        <w:rPr/>
      </w:pPr>
      <w:r w:rsidDel="00000000" w:rsidR="00000000" w:rsidRPr="00000000">
        <w:rPr>
          <w:rtl w:val="0"/>
        </w:rPr>
      </w:r>
    </w:p>
    <w:p w:rsidR="00000000" w:rsidDel="00000000" w:rsidP="00000000" w:rsidRDefault="00000000" w:rsidRPr="00000000" w14:paraId="0000029E">
      <w:pPr>
        <w:tabs>
          <w:tab w:val="left" w:pos="1134"/>
          <w:tab w:val="left" w:pos="1701"/>
          <w:tab w:val="left" w:pos="1980"/>
          <w:tab w:val="left" w:pos="4300"/>
          <w:tab w:val="left" w:pos="8505"/>
        </w:tabs>
        <w:rPr/>
      </w:pPr>
      <w:r w:rsidDel="00000000" w:rsidR="00000000" w:rsidRPr="00000000">
        <w:rPr>
          <w:rtl w:val="0"/>
        </w:rPr>
        <w:t xml:space="preserve">(b)     Find the coordinates of the point(s) on the track that is furthest from the ground.</w:t>
      </w:r>
    </w:p>
    <w:p w:rsidR="00000000" w:rsidDel="00000000" w:rsidP="00000000" w:rsidRDefault="00000000" w:rsidRPr="00000000" w14:paraId="0000029F">
      <w:pPr>
        <w:tabs>
          <w:tab w:val="left" w:pos="1134"/>
          <w:tab w:val="left" w:pos="1701"/>
          <w:tab w:val="left" w:pos="1980"/>
          <w:tab w:val="left" w:pos="4300"/>
          <w:tab w:val="left" w:pos="8505"/>
        </w:tabs>
        <w:ind w:left="567" w:hanging="567"/>
        <w:jc w:val="right"/>
        <w:rPr/>
      </w:pPr>
      <w:r w:rsidDel="00000000" w:rsidR="00000000" w:rsidRPr="00000000">
        <w:rPr>
          <w:rtl w:val="0"/>
        </w:rPr>
        <w:t xml:space="preserve">(2 marks)</w:t>
      </w:r>
    </w:p>
    <w:p w:rsidR="00000000" w:rsidDel="00000000" w:rsidP="00000000" w:rsidRDefault="00000000" w:rsidRPr="00000000" w14:paraId="000002A0">
      <w:pPr>
        <w:tabs>
          <w:tab w:val="left" w:pos="1134"/>
          <w:tab w:val="left" w:pos="1701"/>
          <w:tab w:val="left" w:pos="1980"/>
          <w:tab w:val="left" w:pos="4300"/>
          <w:tab w:val="left" w:pos="8505"/>
        </w:tabs>
        <w:rPr/>
      </w:pPr>
      <w:r w:rsidDel="00000000" w:rsidR="00000000" w:rsidRPr="00000000">
        <w:rPr>
          <w:rtl w:val="0"/>
        </w:rPr>
      </w:r>
    </w:p>
    <w:p w:rsidR="00000000" w:rsidDel="00000000" w:rsidP="00000000" w:rsidRDefault="00000000" w:rsidRPr="00000000" w14:paraId="000002A1">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A2">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A3">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A4">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A5">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A6">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A7">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A8">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A9">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AA">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AB">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AC">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AD">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AE">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AF">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B0">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B1">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B2">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B3">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B4">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B5">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B6">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B7">
      <w:pPr>
        <w:tabs>
          <w:tab w:val="left" w:pos="1134"/>
          <w:tab w:val="left" w:pos="1701"/>
          <w:tab w:val="left" w:pos="1980"/>
          <w:tab w:val="left" w:pos="4300"/>
          <w:tab w:val="left" w:pos="8505"/>
        </w:tabs>
        <w:ind w:left="567" w:hanging="567"/>
        <w:jc w:val="center"/>
        <w:rPr/>
      </w:pPr>
      <w:r w:rsidDel="00000000" w:rsidR="00000000" w:rsidRPr="00000000">
        <w:rPr>
          <w:rtl w:val="0"/>
        </w:rPr>
      </w:r>
    </w:p>
    <w:p w:rsidR="00000000" w:rsidDel="00000000" w:rsidP="00000000" w:rsidRDefault="00000000" w:rsidRPr="00000000" w14:paraId="000002B8">
      <w:pPr>
        <w:tabs>
          <w:tab w:val="right" w:pos="9356"/>
        </w:tabs>
        <w:rPr>
          <w:b w:val="1"/>
        </w:rPr>
      </w:pPr>
      <w:r w:rsidDel="00000000" w:rsidR="00000000" w:rsidRPr="00000000">
        <w:rPr>
          <w:rtl w:val="0"/>
        </w:rPr>
      </w:r>
    </w:p>
    <w:p w:rsidR="00000000" w:rsidDel="00000000" w:rsidP="00000000" w:rsidRDefault="00000000" w:rsidRPr="00000000" w14:paraId="000002B9">
      <w:pPr>
        <w:spacing w:after="160" w:line="259" w:lineRule="auto"/>
        <w:jc w:val="center"/>
        <w:rPr>
          <w:b w:val="1"/>
        </w:rPr>
        <w:sectPr>
          <w:type w:val="nextPage"/>
          <w:pgSz w:h="16840" w:w="11907" w:orient="portrait"/>
          <w:pgMar w:bottom="864" w:top="864" w:left="1296" w:right="1296" w:header="567" w:footer="567"/>
        </w:sectPr>
      </w:pPr>
      <w:r w:rsidDel="00000000" w:rsidR="00000000" w:rsidRPr="00000000">
        <w:rPr>
          <w:b w:val="1"/>
          <w:rtl w:val="0"/>
        </w:rPr>
        <w:t xml:space="preserve">END OF QUESTIONS</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BB">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BC">
      <w:pPr>
        <w:ind w:left="1800" w:hanging="1800"/>
        <w:rPr>
          <w:b w:val="1"/>
          <w:i w:val="1"/>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6840" w:w="11907" w:orient="portrait"/>
          <w:pgMar w:bottom="864" w:top="864" w:left="1296" w:right="1296" w:header="706" w:footer="706"/>
        </w:sect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C0">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C1">
      <w:pPr>
        <w:ind w:left="1800" w:hanging="1800"/>
        <w:rPr>
          <w:b w:val="1"/>
          <w:i w:val="1"/>
        </w:rPr>
      </w:pPr>
      <w:r w:rsidDel="00000000" w:rsidR="00000000" w:rsidRPr="00000000">
        <w:rPr>
          <w:rtl w:val="0"/>
        </w:rPr>
      </w:r>
    </w:p>
    <w:p w:rsidR="00000000" w:rsidDel="00000000" w:rsidP="00000000" w:rsidRDefault="00000000" w:rsidRPr="00000000" w14:paraId="000002C2">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C5">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sectPr>
      <w:headerReference r:id="rId66" w:type="default"/>
      <w:type w:val="nextPage"/>
      <w:pgSz w:h="16840" w:w="11907" w:orient="portrait"/>
      <w:pgMar w:bottom="964" w:top="964" w:left="964" w:right="96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Math">
    <w:embedRegular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tabs>
        <w:tab w:val="center" w:pos="4680"/>
      </w:tabs>
      <w:rPr>
        <w:b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CALCULATOR ASSUMED</w:t>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MATHEMATICS METHODS UNIT 1</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CALCULATOR ASSUMED</w:t>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MATHEMATICS METHODS UNIT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4563DD"/>
    <w:pPr>
      <w:spacing w:after="0" w:line="240" w:lineRule="auto"/>
    </w:pPr>
    <w:rPr>
      <w:rFonts w:ascii="Arial" w:cs="Times New Roman" w:eastAsia="Times New Roman" w:hAnsi="Arial"/>
      <w:szCs w:val="24"/>
    </w:rPr>
  </w:style>
  <w:style w:type="paragraph" w:styleId="Heading1">
    <w:name w:val="heading 1"/>
    <w:basedOn w:val="Normal"/>
    <w:next w:val="Normal"/>
    <w:link w:val="Heading1Char"/>
    <w:qFormat w:val="1"/>
    <w:rsid w:val="004563DD"/>
    <w:pPr>
      <w:keepNext w:val="1"/>
      <w:keepLines w:val="1"/>
      <w:spacing w:before="240"/>
      <w:contextualSpacing w:val="1"/>
      <w:outlineLvl w:val="0"/>
    </w:pPr>
    <w:rPr>
      <w:rFonts w:cstheme="majorBidi" w:eastAsiaTheme="majorEastAsia"/>
      <w:b w:val="1"/>
      <w:sz w:val="36"/>
      <w:szCs w:val="32"/>
    </w:rPr>
  </w:style>
  <w:style w:type="paragraph" w:styleId="Heading2">
    <w:name w:val="heading 2"/>
    <w:basedOn w:val="Normal"/>
    <w:next w:val="Normal"/>
    <w:link w:val="Heading2Char"/>
    <w:unhideWhenUsed w:val="1"/>
    <w:qFormat w:val="1"/>
    <w:rsid w:val="004563DD"/>
    <w:pPr>
      <w:keepNext w:val="1"/>
      <w:keepLines w:val="1"/>
      <w:spacing w:before="40"/>
      <w:contextualSpacing w:val="1"/>
      <w:outlineLvl w:val="1"/>
    </w:pPr>
    <w:rPr>
      <w:rFonts w:cstheme="majorBidi" w:eastAsiaTheme="majorEastAsia"/>
      <w:b w:val="1"/>
      <w:sz w:val="28"/>
      <w:szCs w:val="26"/>
    </w:rPr>
  </w:style>
  <w:style w:type="paragraph" w:styleId="Heading3">
    <w:name w:val="heading 3"/>
    <w:basedOn w:val="Normal"/>
    <w:next w:val="Normal"/>
    <w:link w:val="Heading3Char"/>
    <w:qFormat w:val="1"/>
    <w:rsid w:val="004563DD"/>
    <w:pPr>
      <w:contextualSpacing w:val="1"/>
      <w:jc w:val="right"/>
      <w:outlineLvl w:val="2"/>
    </w:pPr>
    <w:rPr>
      <w:rFonts w:cs="Arial"/>
      <w:b w:val="1"/>
      <w:spacing w:val="-4"/>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4563DD"/>
    <w:rPr>
      <w:rFonts w:ascii="Arial" w:hAnsi="Arial" w:cstheme="majorBidi" w:eastAsiaTheme="majorEastAsia"/>
      <w:b w:val="1"/>
      <w:sz w:val="36"/>
      <w:szCs w:val="32"/>
    </w:rPr>
  </w:style>
  <w:style w:type="character" w:styleId="Heading2Char" w:customStyle="1">
    <w:name w:val="Heading 2 Char"/>
    <w:basedOn w:val="DefaultParagraphFont"/>
    <w:link w:val="Heading2"/>
    <w:rsid w:val="004563DD"/>
    <w:rPr>
      <w:rFonts w:ascii="Arial" w:hAnsi="Arial" w:cstheme="majorBidi" w:eastAsiaTheme="majorEastAsia"/>
      <w:b w:val="1"/>
      <w:sz w:val="28"/>
      <w:szCs w:val="26"/>
    </w:rPr>
  </w:style>
  <w:style w:type="character" w:styleId="Heading3Char" w:customStyle="1">
    <w:name w:val="Heading 3 Char"/>
    <w:basedOn w:val="DefaultParagraphFont"/>
    <w:link w:val="Heading3"/>
    <w:rsid w:val="004563DD"/>
    <w:rPr>
      <w:rFonts w:ascii="Arial" w:cs="Arial" w:eastAsia="Times New Roman" w:hAnsi="Arial"/>
      <w:b w:val="1"/>
      <w:spacing w:val="-4"/>
      <w:sz w:val="28"/>
      <w:szCs w:val="28"/>
    </w:rPr>
  </w:style>
  <w:style w:type="paragraph" w:styleId="Header">
    <w:name w:val="header"/>
    <w:aliases w:val="Header Odd"/>
    <w:basedOn w:val="Normal"/>
    <w:link w:val="HeaderChar"/>
    <w:uiPriority w:val="99"/>
    <w:rsid w:val="004563DD"/>
    <w:pPr>
      <w:tabs>
        <w:tab w:val="center" w:pos="4153"/>
        <w:tab w:val="right" w:pos="8306"/>
      </w:tabs>
    </w:pPr>
  </w:style>
  <w:style w:type="character" w:styleId="HeaderChar" w:customStyle="1">
    <w:name w:val="Header Char"/>
    <w:aliases w:val="Header Odd Char"/>
    <w:basedOn w:val="DefaultParagraphFont"/>
    <w:link w:val="Header"/>
    <w:uiPriority w:val="99"/>
    <w:rsid w:val="004563DD"/>
    <w:rPr>
      <w:rFonts w:ascii="Arial" w:cs="Times New Roman" w:eastAsia="Times New Roman" w:hAnsi="Arial"/>
      <w:szCs w:val="24"/>
      <w:lang w:val="en-US"/>
    </w:rPr>
  </w:style>
  <w:style w:type="paragraph" w:styleId="Footer">
    <w:name w:val="footer"/>
    <w:aliases w:val="Footer1"/>
    <w:basedOn w:val="Normal"/>
    <w:link w:val="FooterChar"/>
    <w:uiPriority w:val="99"/>
    <w:rsid w:val="004563DD"/>
    <w:pPr>
      <w:tabs>
        <w:tab w:val="center" w:pos="4153"/>
        <w:tab w:val="right" w:pos="8306"/>
      </w:tabs>
    </w:pPr>
    <w:rPr>
      <w:sz w:val="16"/>
    </w:rPr>
  </w:style>
  <w:style w:type="character" w:styleId="FooterChar" w:customStyle="1">
    <w:name w:val="Footer Char"/>
    <w:aliases w:val="Footer1 Char"/>
    <w:basedOn w:val="DefaultParagraphFont"/>
    <w:link w:val="Footer"/>
    <w:uiPriority w:val="99"/>
    <w:rsid w:val="004563DD"/>
    <w:rPr>
      <w:rFonts w:ascii="Arial" w:cs="Times New Roman" w:eastAsia="Times New Roman" w:hAnsi="Arial"/>
      <w:sz w:val="16"/>
      <w:szCs w:val="24"/>
      <w:lang w:val="en-US"/>
    </w:rPr>
  </w:style>
  <w:style w:type="character" w:styleId="PageNumber">
    <w:name w:val="page number"/>
    <w:basedOn w:val="DefaultParagraphFont"/>
    <w:rsid w:val="004563DD"/>
  </w:style>
  <w:style w:type="paragraph" w:styleId="BodyText">
    <w:name w:val="Body Text"/>
    <w:basedOn w:val="Normal"/>
    <w:link w:val="BodyTextChar"/>
    <w:rsid w:val="004563DD"/>
    <w:pPr>
      <w:spacing w:after="120"/>
    </w:pPr>
  </w:style>
  <w:style w:type="character" w:styleId="BodyTextChar" w:customStyle="1">
    <w:name w:val="Body Text Char"/>
    <w:basedOn w:val="DefaultParagraphFont"/>
    <w:link w:val="BodyText"/>
    <w:rsid w:val="004563DD"/>
    <w:rPr>
      <w:rFonts w:ascii="Arial" w:cs="Times New Roman" w:eastAsia="Times New Roman" w:hAnsi="Arial"/>
      <w:szCs w:val="24"/>
    </w:rPr>
  </w:style>
  <w:style w:type="paragraph" w:styleId="BalloonText">
    <w:name w:val="Balloon Text"/>
    <w:basedOn w:val="Normal"/>
    <w:link w:val="BalloonTextChar"/>
    <w:uiPriority w:val="99"/>
    <w:semiHidden w:val="1"/>
    <w:unhideWhenUsed w:val="1"/>
    <w:rsid w:val="004563D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563DD"/>
    <w:rPr>
      <w:rFonts w:ascii="Tahoma" w:cs="Tahoma" w:eastAsia="Times New Roman" w:hAnsi="Tahoma"/>
      <w:sz w:val="16"/>
      <w:szCs w:val="16"/>
      <w:lang w:val="en-US"/>
    </w:rPr>
  </w:style>
  <w:style w:type="paragraph" w:styleId="xl25" w:customStyle="1">
    <w:name w:val="xl25"/>
    <w:basedOn w:val="Normal"/>
    <w:rsid w:val="004563DD"/>
    <w:pPr>
      <w:spacing w:after="100" w:afterAutospacing="1" w:before="100" w:beforeAutospacing="1"/>
      <w:jc w:val="center"/>
      <w:textAlignment w:val="top"/>
    </w:pPr>
    <w:rPr>
      <w:rFonts w:cs="Arial" w:eastAsia="Arial Unicode MS"/>
      <w:b w:val="1"/>
      <w:bCs w:val="1"/>
    </w:rPr>
  </w:style>
  <w:style w:type="character" w:styleId="PlaceholderText">
    <w:name w:val="Placeholder Text"/>
    <w:basedOn w:val="DefaultParagraphFont"/>
    <w:uiPriority w:val="99"/>
    <w:semiHidden w:val="1"/>
    <w:rsid w:val="004563DD"/>
    <w:rPr>
      <w:color w:val="808080"/>
    </w:rPr>
  </w:style>
  <w:style w:type="table" w:styleId="TableGrid">
    <w:name w:val="Table Grid"/>
    <w:basedOn w:val="TableNormal"/>
    <w:uiPriority w:val="39"/>
    <w:rsid w:val="004563DD"/>
    <w:pPr>
      <w:spacing w:after="0" w:line="240" w:lineRule="auto"/>
      <w:ind w:left="720" w:hanging="720"/>
    </w:pPr>
    <w:rPr>
      <w:rFonts w:ascii="Arial" w:cs="Times New Roman" w:hAnsi="Arial" w:eastAsiaTheme="minorEastAsia"/>
      <w:szCs w:val="24"/>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CommentReference">
    <w:name w:val="annotation reference"/>
    <w:basedOn w:val="DefaultParagraphFont"/>
    <w:uiPriority w:val="99"/>
    <w:semiHidden w:val="1"/>
    <w:unhideWhenUsed w:val="1"/>
    <w:rsid w:val="004563DD"/>
    <w:rPr>
      <w:sz w:val="16"/>
      <w:szCs w:val="16"/>
    </w:rPr>
  </w:style>
  <w:style w:type="paragraph" w:styleId="CommentText">
    <w:name w:val="annotation text"/>
    <w:basedOn w:val="Normal"/>
    <w:link w:val="CommentTextChar"/>
    <w:uiPriority w:val="99"/>
    <w:semiHidden w:val="1"/>
    <w:unhideWhenUsed w:val="1"/>
    <w:rsid w:val="004563DD"/>
    <w:rPr>
      <w:sz w:val="20"/>
      <w:szCs w:val="20"/>
    </w:rPr>
  </w:style>
  <w:style w:type="character" w:styleId="CommentTextChar" w:customStyle="1">
    <w:name w:val="Comment Text Char"/>
    <w:basedOn w:val="DefaultParagraphFont"/>
    <w:link w:val="CommentText"/>
    <w:uiPriority w:val="99"/>
    <w:semiHidden w:val="1"/>
    <w:rsid w:val="004563DD"/>
    <w:rPr>
      <w:rFonts w:ascii="Arial" w:cs="Times New Roman" w:eastAsia="Times New Roman" w:hAnsi="Arial"/>
      <w:sz w:val="20"/>
      <w:szCs w:val="20"/>
      <w:lang w:val="en-US"/>
    </w:rPr>
  </w:style>
  <w:style w:type="paragraph" w:styleId="CommentSubject">
    <w:name w:val="annotation subject"/>
    <w:basedOn w:val="CommentText"/>
    <w:next w:val="CommentText"/>
    <w:link w:val="CommentSubjectChar"/>
    <w:uiPriority w:val="99"/>
    <w:semiHidden w:val="1"/>
    <w:unhideWhenUsed w:val="1"/>
    <w:rsid w:val="004563DD"/>
    <w:rPr>
      <w:b w:val="1"/>
      <w:bCs w:val="1"/>
    </w:rPr>
  </w:style>
  <w:style w:type="character" w:styleId="CommentSubjectChar" w:customStyle="1">
    <w:name w:val="Comment Subject Char"/>
    <w:basedOn w:val="CommentTextChar"/>
    <w:link w:val="CommentSubject"/>
    <w:uiPriority w:val="99"/>
    <w:semiHidden w:val="1"/>
    <w:rsid w:val="004563DD"/>
    <w:rPr>
      <w:rFonts w:ascii="Arial" w:cs="Times New Roman" w:eastAsia="Times New Roman" w:hAnsi="Arial"/>
      <w:b w:val="1"/>
      <w:bCs w:val="1"/>
      <w:sz w:val="20"/>
      <w:szCs w:val="20"/>
      <w:lang w:val="en-US"/>
    </w:rPr>
  </w:style>
  <w:style w:type="paragraph" w:styleId="ListParagraph">
    <w:name w:val="List Paragraph"/>
    <w:basedOn w:val="Normal"/>
    <w:uiPriority w:val="34"/>
    <w:qFormat w:val="1"/>
    <w:rsid w:val="004563DD"/>
    <w:pPr>
      <w:ind w:left="720"/>
      <w:contextualSpacing w:val="1"/>
    </w:pPr>
  </w:style>
  <w:style w:type="paragraph" w:styleId="FootnoteText">
    <w:name w:val="footnote text"/>
    <w:basedOn w:val="Normal"/>
    <w:link w:val="FootnoteTextChar"/>
    <w:rsid w:val="004563DD"/>
    <w:rPr>
      <w:rFonts w:cs="Arial" w:eastAsia="MS Mincho"/>
      <w:sz w:val="20"/>
      <w:szCs w:val="20"/>
    </w:rPr>
  </w:style>
  <w:style w:type="character" w:styleId="FootnoteTextChar" w:customStyle="1">
    <w:name w:val="Footnote Text Char"/>
    <w:basedOn w:val="DefaultParagraphFont"/>
    <w:link w:val="FootnoteText"/>
    <w:rsid w:val="004563DD"/>
    <w:rPr>
      <w:rFonts w:ascii="Arial" w:cs="Arial" w:eastAsia="MS Mincho" w:hAnsi="Arial"/>
      <w:sz w:val="20"/>
      <w:szCs w:val="20"/>
    </w:rPr>
  </w:style>
  <w:style w:type="paragraph" w:styleId="BasicParagraph" w:customStyle="1">
    <w:name w:val="[Basic Paragraph]"/>
    <w:basedOn w:val="Normal"/>
    <w:uiPriority w:val="99"/>
    <w:rsid w:val="004563DD"/>
    <w:pPr>
      <w:autoSpaceDE w:val="0"/>
      <w:autoSpaceDN w:val="0"/>
      <w:adjustRightInd w:val="0"/>
      <w:spacing w:line="288" w:lineRule="auto"/>
      <w:textAlignment w:val="center"/>
    </w:pPr>
    <w:rPr>
      <w:rFonts w:ascii="Minion Pro" w:cs="Minion Pro" w:hAnsi="Minion Pro"/>
      <w:color w:val="000000"/>
      <w:sz w:val="24"/>
      <w:lang w:eastAsia="en-AU" w:val="en-GB"/>
    </w:rPr>
  </w:style>
  <w:style w:type="character" w:styleId="Hyperlink">
    <w:name w:val="Hyperlink"/>
    <w:rsid w:val="004563DD"/>
    <w:rPr>
      <w:rFonts w:cs="Times New Roman"/>
      <w:color w:val="0000ff"/>
      <w:u w:val="single"/>
    </w:rPr>
  </w:style>
  <w:style w:type="character" w:styleId="mathjax2" w:customStyle="1">
    <w:name w:val="mathjax2"/>
    <w:basedOn w:val="DefaultParagraphFont"/>
    <w:rsid w:val="004563DD"/>
    <w:rPr>
      <w:b w:val="0"/>
      <w:bCs w:val="0"/>
      <w:i w:val="0"/>
      <w:iCs w:val="0"/>
      <w:caps w:val="0"/>
      <w:vanish w:val="0"/>
      <w:webHidden w:val="0"/>
      <w:spacing w:val="0"/>
      <w:sz w:val="24"/>
      <w:szCs w:val="24"/>
      <w:bdr w:color="auto" w:frame="1" w:space="0" w:sz="0" w:val="none"/>
      <w:rtl w:val="0"/>
      <w:specVanish w:val="0"/>
    </w:rPr>
  </w:style>
  <w:style w:type="paragraph" w:styleId="courier10" w:customStyle="1">
    <w:name w:val="courier10"/>
    <w:basedOn w:val="Normal"/>
    <w:rsid w:val="004563DD"/>
    <w:rPr>
      <w:rFonts w:ascii="Courier" w:hAnsi="Courier"/>
      <w:sz w:val="18"/>
      <w:szCs w:val="20"/>
    </w:rPr>
  </w:style>
  <w:style w:type="paragraph" w:styleId="PartA" w:customStyle="1">
    <w:name w:val="PartA"/>
    <w:basedOn w:val="Normal"/>
    <w:link w:val="PartAChar"/>
    <w:rsid w:val="004563DD"/>
    <w:pPr>
      <w:tabs>
        <w:tab w:val="left" w:pos="680"/>
        <w:tab w:val="right" w:pos="9469"/>
      </w:tabs>
      <w:ind w:left="660" w:hanging="660" w:hangingChars="300"/>
    </w:pPr>
  </w:style>
  <w:style w:type="paragraph" w:styleId="PartAI" w:customStyle="1">
    <w:name w:val="PartAI"/>
    <w:basedOn w:val="Normal"/>
    <w:rsid w:val="004563DD"/>
    <w:pPr>
      <w:tabs>
        <w:tab w:val="left" w:pos="680"/>
        <w:tab w:val="right" w:pos="9469"/>
      </w:tabs>
      <w:ind w:left="1360" w:hanging="680"/>
    </w:pPr>
    <w:rPr>
      <w:szCs w:val="20"/>
    </w:rPr>
  </w:style>
  <w:style w:type="paragraph" w:styleId="QNum" w:customStyle="1">
    <w:name w:val="QNum"/>
    <w:basedOn w:val="Normal"/>
    <w:rsid w:val="004563DD"/>
    <w:pPr>
      <w:tabs>
        <w:tab w:val="right" w:pos="9469"/>
      </w:tabs>
      <w:spacing w:after="120" w:afterLines="50"/>
    </w:pPr>
    <w:rPr>
      <w:b w:val="1"/>
    </w:rPr>
  </w:style>
  <w:style w:type="character" w:styleId="PartAChar" w:customStyle="1">
    <w:name w:val="PartA Char"/>
    <w:basedOn w:val="DefaultParagraphFont"/>
    <w:link w:val="PartA"/>
    <w:rsid w:val="004563DD"/>
    <w:rPr>
      <w:rFonts w:ascii="Arial" w:cs="Times New Roman" w:eastAsia="Times New Roman" w:hAnsi="Arial"/>
      <w:szCs w:val="24"/>
    </w:rPr>
  </w:style>
  <w:style w:type="paragraph" w:styleId="Default" w:customStyle="1">
    <w:name w:val="Default"/>
    <w:rsid w:val="004563DD"/>
    <w:pPr>
      <w:autoSpaceDE w:val="0"/>
      <w:autoSpaceDN w:val="0"/>
      <w:adjustRightInd w:val="0"/>
      <w:spacing w:after="0" w:line="240" w:lineRule="auto"/>
    </w:pPr>
    <w:rPr>
      <w:rFonts w:ascii="Arial" w:cs="Arial" w:hAnsi="Arial" w:eastAsiaTheme="minorEastAsia"/>
      <w:color w:val="000000"/>
      <w:sz w:val="24"/>
      <w:szCs w:val="24"/>
    </w:rPr>
  </w:style>
  <w:style w:type="character" w:styleId="sectiontext" w:customStyle="1">
    <w:name w:val="sectiontext"/>
    <w:basedOn w:val="DefaultParagraphFont"/>
    <w:rsid w:val="00591170"/>
  </w:style>
  <w:style w:type="paragraph" w:styleId="NoSpacing">
    <w:name w:val="No Spacing"/>
    <w:uiPriority w:val="1"/>
    <w:qFormat w:val="1"/>
    <w:rsid w:val="003833B6"/>
    <w:pPr>
      <w:spacing w:after="0" w:line="240" w:lineRule="auto"/>
    </w:pPr>
  </w:style>
  <w:style w:type="paragraph" w:styleId="NormalWeb">
    <w:name w:val="Normal (Web)"/>
    <w:basedOn w:val="Normal"/>
    <w:uiPriority w:val="99"/>
    <w:unhideWhenUsed w:val="1"/>
    <w:rsid w:val="00671F8F"/>
    <w:pPr>
      <w:spacing w:after="100" w:afterAutospacing="1" w:before="100" w:beforeAutospacing="1"/>
    </w:pPr>
    <w:rPr>
      <w:rFonts w:ascii="Times New Roman" w:hAnsi="Times New Roman"/>
      <w:sz w:val="24"/>
      <w:lang w:eastAsia="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ind w:left="720" w:hanging="720"/>
    </w:pPr>
    <w:rPr>
      <w:rFonts w:ascii="Arial" w:cs="Arial" w:eastAsia="Arial" w:hAnsi="Arial"/>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49.png"/><Relationship Id="rId41" Type="http://schemas.openxmlformats.org/officeDocument/2006/relationships/image" Target="media/image24.png"/><Relationship Id="rId44" Type="http://schemas.openxmlformats.org/officeDocument/2006/relationships/image" Target="media/image22.png"/><Relationship Id="rId43"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50.png"/><Relationship Id="rId1" Type="http://schemas.openxmlformats.org/officeDocument/2006/relationships/image" Target="media/image2.png"/><Relationship Id="rId2" Type="http://schemas.openxmlformats.org/officeDocument/2006/relationships/oleObject" Target="embeddings/oleObject2.bin"/><Relationship Id="rId3" Type="http://schemas.openxmlformats.org/officeDocument/2006/relationships/image" Target="media/image1.png"/><Relationship Id="rId4" Type="http://schemas.openxmlformats.org/officeDocument/2006/relationships/oleObject" Target="embeddings/oleObject1.bin"/><Relationship Id="rId48" Type="http://schemas.openxmlformats.org/officeDocument/2006/relationships/image" Target="media/image44.png"/><Relationship Id="rId9" Type="http://schemas.openxmlformats.org/officeDocument/2006/relationships/image" Target="media/image6.png"/><Relationship Id="rId47" Type="http://schemas.openxmlformats.org/officeDocument/2006/relationships/image" Target="media/image26.png"/><Relationship Id="rId49" Type="http://schemas.openxmlformats.org/officeDocument/2006/relationships/image" Target="media/image25.png"/><Relationship Id="rId5" Type="http://schemas.openxmlformats.org/officeDocument/2006/relationships/image" Target="media/image3.png"/><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7.png"/><Relationship Id="rId31" Type="http://schemas.openxmlformats.org/officeDocument/2006/relationships/image" Target="media/image40.png"/><Relationship Id="rId30" Type="http://schemas.openxmlformats.org/officeDocument/2006/relationships/image" Target="media/image30.png"/><Relationship Id="rId33" Type="http://schemas.openxmlformats.org/officeDocument/2006/relationships/image" Target="media/image21.png"/><Relationship Id="rId32" Type="http://schemas.openxmlformats.org/officeDocument/2006/relationships/image" Target="media/image32.png"/><Relationship Id="rId35" Type="http://schemas.openxmlformats.org/officeDocument/2006/relationships/image" Target="media/image39.png"/><Relationship Id="rId34" Type="http://schemas.openxmlformats.org/officeDocument/2006/relationships/image" Target="media/image34.png"/><Relationship Id="rId37" Type="http://schemas.openxmlformats.org/officeDocument/2006/relationships/image" Target="media/image19.png"/><Relationship Id="rId36" Type="http://schemas.openxmlformats.org/officeDocument/2006/relationships/image" Target="media/image23.png"/><Relationship Id="rId39" Type="http://schemas.openxmlformats.org/officeDocument/2006/relationships/image" Target="media/image47.png"/><Relationship Id="rId38" Type="http://schemas.openxmlformats.org/officeDocument/2006/relationships/image" Target="media/image31.png"/><Relationship Id="rId62" Type="http://schemas.openxmlformats.org/officeDocument/2006/relationships/image" Target="media/image16.png"/><Relationship Id="rId61" Type="http://schemas.openxmlformats.org/officeDocument/2006/relationships/image" Target="media/image14.png"/><Relationship Id="rId20" Type="http://schemas.openxmlformats.org/officeDocument/2006/relationships/fontTable" Target="fontTable.xml"/><Relationship Id="rId64" Type="http://schemas.openxmlformats.org/officeDocument/2006/relationships/image" Target="media/image29.png"/><Relationship Id="rId63" Type="http://schemas.openxmlformats.org/officeDocument/2006/relationships/image" Target="media/image17.png"/><Relationship Id="rId22" Type="http://schemas.openxmlformats.org/officeDocument/2006/relationships/styles" Target="styles.xml"/><Relationship Id="rId66" Type="http://schemas.openxmlformats.org/officeDocument/2006/relationships/header" Target="header2.xml"/><Relationship Id="rId21" Type="http://schemas.openxmlformats.org/officeDocument/2006/relationships/numbering" Target="numbering.xml"/><Relationship Id="rId65" Type="http://schemas.openxmlformats.org/officeDocument/2006/relationships/image" Target="media/image18.png"/><Relationship Id="rId24" Type="http://schemas.openxmlformats.org/officeDocument/2006/relationships/image" Target="media/image42.png"/><Relationship Id="rId23" Type="http://schemas.openxmlformats.org/officeDocument/2006/relationships/customXml" Target="../customXML/item1.xml"/><Relationship Id="rId60" Type="http://schemas.openxmlformats.org/officeDocument/2006/relationships/image" Target="media/image15.png"/><Relationship Id="rId26" Type="http://schemas.openxmlformats.org/officeDocument/2006/relationships/footer" Target="footer3.xml"/><Relationship Id="rId25" Type="http://schemas.openxmlformats.org/officeDocument/2006/relationships/header" Target="header1.xml"/><Relationship Id="rId28" Type="http://schemas.openxmlformats.org/officeDocument/2006/relationships/image" Target="media/image20.png"/><Relationship Id="rId27" Type="http://schemas.openxmlformats.org/officeDocument/2006/relationships/footer" Target="footer1.xml"/><Relationship Id="rId29" Type="http://schemas.openxmlformats.org/officeDocument/2006/relationships/image" Target="media/image46.png"/><Relationship Id="rId51" Type="http://schemas.openxmlformats.org/officeDocument/2006/relationships/image" Target="media/image35.png"/><Relationship Id="rId50" Type="http://schemas.openxmlformats.org/officeDocument/2006/relationships/image" Target="media/image33.png"/><Relationship Id="rId53" Type="http://schemas.openxmlformats.org/officeDocument/2006/relationships/footer" Target="footer2.xml"/><Relationship Id="rId52" Type="http://schemas.openxmlformats.org/officeDocument/2006/relationships/footer" Target="footer4.xml"/><Relationship Id="rId55" Type="http://schemas.openxmlformats.org/officeDocument/2006/relationships/image" Target="media/image38.png"/><Relationship Id="rId11" Type="http://schemas.openxmlformats.org/officeDocument/2006/relationships/image" Target="media/image9.png"/><Relationship Id="rId54" Type="http://schemas.openxmlformats.org/officeDocument/2006/relationships/image" Target="media/image48.png"/><Relationship Id="rId10" Type="http://schemas.openxmlformats.org/officeDocument/2006/relationships/image" Target="media/image8.png"/><Relationship Id="rId57" Type="http://schemas.openxmlformats.org/officeDocument/2006/relationships/image" Target="media/image37.png"/><Relationship Id="rId13" Type="http://schemas.openxmlformats.org/officeDocument/2006/relationships/image" Target="media/image11.png"/><Relationship Id="rId56" Type="http://schemas.openxmlformats.org/officeDocument/2006/relationships/image" Target="media/image36.png"/><Relationship Id="rId12" Type="http://schemas.openxmlformats.org/officeDocument/2006/relationships/image" Target="media/image10.png"/><Relationship Id="rId59" Type="http://schemas.openxmlformats.org/officeDocument/2006/relationships/image" Target="media/image41.png"/><Relationship Id="rId15" Type="http://schemas.openxmlformats.org/officeDocument/2006/relationships/oleObject" Target="embeddings/oleObject3.bin"/><Relationship Id="rId58" Type="http://schemas.openxmlformats.org/officeDocument/2006/relationships/image" Target="media/image43.png"/><Relationship Id="rId14" Type="http://schemas.openxmlformats.org/officeDocument/2006/relationships/image" Target="media/image12.png"/><Relationship Id="rId17" Type="http://schemas.openxmlformats.org/officeDocument/2006/relationships/oleObject" Target="embeddings/oleObject4.bin"/><Relationship Id="rId16" Type="http://schemas.openxmlformats.org/officeDocument/2006/relationships/image" Target="media/image13.png"/><Relationship Id="rId19" Type="http://schemas.openxmlformats.org/officeDocument/2006/relationships/settings" Target="settings.xml"/><Relationship Id="rId18" Type="http://schemas.openxmlformats.org/officeDocument/2006/relationships/theme" Target="theme/theme1.xml"/></Relationships>
</file>

<file path=word/_rels/fontTable.xml.rels><?xml version="1.0" encoding="UTF-8" standalone="yes"?><Relationships xmlns="http://schemas.openxmlformats.org/package/2006/relationships"><Relationship Id="rId1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8"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1WVC0JvWvyAyM2UPaLPlFT9H7Q==">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2020-06-09T14:48:00Z</dcterms:created>
  <dc:creator>GANNON Craig [Perth Modern School]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0x010100E8AACDC1855FE44A9D8FEA7F2214B342</vt:lpwstr>
  </property>
</Properties>
</file>